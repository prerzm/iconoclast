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0790B4" w14:textId="7AF80E69" w:rsidR="00D02F6F" w:rsidRPr="00897B77" w:rsidRDefault="003C462E" w:rsidP="00405E95">
      <w:pPr>
        <w:jc w:val="center"/>
        <w:rPr>
          <w:rFonts w:ascii="Arial Narrow" w:hAnsi="Arial Narrow"/>
          <w:b/>
          <w:bCs/>
          <w:sz w:val="28"/>
          <w:szCs w:val="28"/>
          <w:lang w:val="es-ES"/>
        </w:rPr>
      </w:pPr>
      <w:r w:rsidRPr="00897B77">
        <w:rPr>
          <w:rFonts w:ascii="Arial Narrow" w:hAnsi="Arial Narrow"/>
          <w:b/>
          <w:bCs/>
          <w:sz w:val="28"/>
          <w:szCs w:val="28"/>
          <w:highlight w:val="yellow"/>
          <w:lang w:val="es-ES"/>
        </w:rPr>
        <w:t>CARTA CONFIDENCIALIDAD</w:t>
      </w:r>
    </w:p>
    <w:p w14:paraId="62F43A51" w14:textId="4232C782" w:rsidR="003C462E" w:rsidRPr="009C526F" w:rsidRDefault="003C462E">
      <w:pPr>
        <w:rPr>
          <w:rFonts w:ascii="Arial Narrow" w:hAnsi="Arial Narrow"/>
          <w:lang w:val="es-ES"/>
        </w:rPr>
      </w:pPr>
    </w:p>
    <w:p w14:paraId="6248A961" w14:textId="77777777" w:rsidR="000D4B09" w:rsidRPr="009C526F" w:rsidRDefault="000D4B09">
      <w:pPr>
        <w:rPr>
          <w:rFonts w:ascii="Arial Narrow" w:hAnsi="Arial Narrow"/>
          <w:lang w:val="es-ES"/>
        </w:rPr>
      </w:pPr>
    </w:p>
    <w:p w14:paraId="311C9640" w14:textId="26481AB3" w:rsidR="003C462E" w:rsidRPr="009C526F" w:rsidRDefault="000D4B09" w:rsidP="000D4B09">
      <w:pPr>
        <w:spacing w:line="276" w:lineRule="auto"/>
        <w:rPr>
          <w:rFonts w:ascii="Arial Narrow" w:hAnsi="Arial Narrow"/>
          <w:b/>
          <w:bCs/>
          <w:lang w:val="es-ES"/>
        </w:rPr>
      </w:pPr>
      <w:r w:rsidRPr="009C526F">
        <w:rPr>
          <w:rFonts w:ascii="Arial Narrow" w:hAnsi="Arial Narrow"/>
          <w:b/>
          <w:bCs/>
          <w:noProof/>
          <w:lang w:val="es-MX" w:eastAsia="es-MX"/>
        </w:rPr>
        <mc:AlternateContent>
          <mc:Choice Requires="wps">
            <w:drawing>
              <wp:anchor distT="0" distB="0" distL="114300" distR="114300" simplePos="0" relativeHeight="251659264" behindDoc="0" locked="0" layoutInCell="1" allowOverlap="1" wp14:anchorId="45B8046F" wp14:editId="393B2942">
                <wp:simplePos x="0" y="0"/>
                <wp:positionH relativeFrom="column">
                  <wp:posOffset>571500</wp:posOffset>
                </wp:positionH>
                <wp:positionV relativeFrom="paragraph">
                  <wp:posOffset>127635</wp:posOffset>
                </wp:positionV>
                <wp:extent cx="1080000" cy="0"/>
                <wp:effectExtent l="0" t="0" r="25400" b="19050"/>
                <wp:wrapNone/>
                <wp:docPr id="1" name="Conector recto 1"/>
                <wp:cNvGraphicFramePr/>
                <a:graphic xmlns:a="http://schemas.openxmlformats.org/drawingml/2006/main">
                  <a:graphicData uri="http://schemas.microsoft.com/office/word/2010/wordprocessingShape">
                    <wps:wsp>
                      <wps:cNvCnPr/>
                      <wps:spPr>
                        <a:xfrm>
                          <a:off x="0" y="0"/>
                          <a:ext cx="10800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0F27021" id="Conector recto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pt,10.05pt" to="130.0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" strokecolor="black [3200]" strokeweight="1pt">
                <v:stroke joinstyle="miter"/>
              </v:line>
            </w:pict>
          </mc:Fallback>
        </mc:AlternateContent>
      </w:r>
      <w:r w:rsidR="003C462E" w:rsidRPr="009C526F">
        <w:rPr>
          <w:rFonts w:ascii="Arial Narrow" w:hAnsi="Arial Narrow"/>
          <w:b/>
          <w:bCs/>
          <w:lang w:val="es-ES"/>
        </w:rPr>
        <w:t>Lugar:</w:t>
      </w:r>
    </w:p>
    <w:p w14:paraId="23BF99A5" w14:textId="29F4390C" w:rsidR="003C462E" w:rsidRPr="009C526F" w:rsidRDefault="000D4B09" w:rsidP="000D4B09">
      <w:pPr>
        <w:spacing w:line="276" w:lineRule="auto"/>
        <w:rPr>
          <w:rFonts w:ascii="Arial Narrow" w:hAnsi="Arial Narrow"/>
          <w:b/>
          <w:bCs/>
          <w:lang w:val="es-ES"/>
        </w:rPr>
      </w:pPr>
      <w:r w:rsidRPr="009C526F">
        <w:rPr>
          <w:rFonts w:ascii="Arial Narrow" w:hAnsi="Arial Narrow"/>
          <w:b/>
          <w:bCs/>
          <w:noProof/>
          <w:lang w:val="es-MX" w:eastAsia="es-MX"/>
        </w:rPr>
        <mc:AlternateContent>
          <mc:Choice Requires="wps">
            <w:drawing>
              <wp:anchor distT="0" distB="0" distL="114300" distR="114300" simplePos="0" relativeHeight="251661312" behindDoc="0" locked="0" layoutInCell="1" allowOverlap="1" wp14:anchorId="4B7FEC1E" wp14:editId="32103C16">
                <wp:simplePos x="0" y="0"/>
                <wp:positionH relativeFrom="column">
                  <wp:posOffset>571500</wp:posOffset>
                </wp:positionH>
                <wp:positionV relativeFrom="paragraph">
                  <wp:posOffset>141605</wp:posOffset>
                </wp:positionV>
                <wp:extent cx="1080000" cy="0"/>
                <wp:effectExtent l="0" t="0" r="25400" b="19050"/>
                <wp:wrapNone/>
                <wp:docPr id="2" name="Conector recto 2"/>
                <wp:cNvGraphicFramePr/>
                <a:graphic xmlns:a="http://schemas.openxmlformats.org/drawingml/2006/main">
                  <a:graphicData uri="http://schemas.microsoft.com/office/word/2010/wordprocessingShape">
                    <wps:wsp>
                      <wps:cNvCnPr/>
                      <wps:spPr>
                        <a:xfrm>
                          <a:off x="0" y="0"/>
                          <a:ext cx="10800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6C36E4" id="Conector recto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pt,11.15pt" to="130.0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" strokecolor="black [3200]" strokeweight="1pt">
                <v:stroke joinstyle="miter"/>
              </v:line>
            </w:pict>
          </mc:Fallback>
        </mc:AlternateContent>
      </w:r>
      <w:r w:rsidR="003C462E" w:rsidRPr="009C526F">
        <w:rPr>
          <w:rFonts w:ascii="Arial Narrow" w:hAnsi="Arial Narrow"/>
          <w:b/>
          <w:bCs/>
          <w:lang w:val="es-ES"/>
        </w:rPr>
        <w:t>Día:</w:t>
      </w:r>
    </w:p>
    <w:p w14:paraId="300C6BF4" w14:textId="63AACCE8" w:rsidR="003C462E" w:rsidRPr="009C526F" w:rsidRDefault="000D4B09" w:rsidP="000D4B09">
      <w:pPr>
        <w:spacing w:line="276" w:lineRule="auto"/>
        <w:rPr>
          <w:rFonts w:ascii="Arial Narrow" w:hAnsi="Arial Narrow"/>
          <w:b/>
          <w:bCs/>
          <w:lang w:val="es-ES"/>
        </w:rPr>
      </w:pPr>
      <w:r w:rsidRPr="009C526F">
        <w:rPr>
          <w:rFonts w:ascii="Arial Narrow" w:hAnsi="Arial Narrow"/>
          <w:b/>
          <w:bCs/>
          <w:noProof/>
          <w:lang w:val="es-MX" w:eastAsia="es-MX"/>
        </w:rPr>
        <mc:AlternateContent>
          <mc:Choice Requires="wps">
            <w:drawing>
              <wp:anchor distT="0" distB="0" distL="114300" distR="114300" simplePos="0" relativeHeight="251663360" behindDoc="0" locked="0" layoutInCell="1" allowOverlap="1" wp14:anchorId="3FF6F74D" wp14:editId="2173F1AA">
                <wp:simplePos x="0" y="0"/>
                <wp:positionH relativeFrom="column">
                  <wp:posOffset>574675</wp:posOffset>
                </wp:positionH>
                <wp:positionV relativeFrom="paragraph">
                  <wp:posOffset>126365</wp:posOffset>
                </wp:positionV>
                <wp:extent cx="1080000" cy="0"/>
                <wp:effectExtent l="0" t="0" r="25400" b="19050"/>
                <wp:wrapNone/>
                <wp:docPr id="3" name="Conector recto 3"/>
                <wp:cNvGraphicFramePr/>
                <a:graphic xmlns:a="http://schemas.openxmlformats.org/drawingml/2006/main">
                  <a:graphicData uri="http://schemas.microsoft.com/office/word/2010/wordprocessingShape">
                    <wps:wsp>
                      <wps:cNvCnPr/>
                      <wps:spPr>
                        <a:xfrm>
                          <a:off x="0" y="0"/>
                          <a:ext cx="10800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955034" id="Conector recto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25pt,9.95pt" to="130.3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" strokecolor="black [3200]" strokeweight="1pt">
                <v:stroke joinstyle="miter"/>
              </v:line>
            </w:pict>
          </mc:Fallback>
        </mc:AlternateContent>
      </w:r>
      <w:r w:rsidR="003C462E" w:rsidRPr="009C526F">
        <w:rPr>
          <w:rFonts w:ascii="Arial Narrow" w:hAnsi="Arial Narrow"/>
          <w:b/>
          <w:bCs/>
          <w:lang w:val="es-ES"/>
        </w:rPr>
        <w:t>Mes:</w:t>
      </w:r>
    </w:p>
    <w:p w14:paraId="441A18D4" w14:textId="77921642" w:rsidR="003C462E" w:rsidRPr="009C526F" w:rsidRDefault="000D4B09" w:rsidP="000D4B09">
      <w:pPr>
        <w:spacing w:line="276" w:lineRule="auto"/>
        <w:rPr>
          <w:rFonts w:ascii="Arial Narrow" w:hAnsi="Arial Narrow"/>
          <w:b/>
          <w:bCs/>
          <w:lang w:val="es-ES"/>
        </w:rPr>
      </w:pPr>
      <w:r w:rsidRPr="009C526F">
        <w:rPr>
          <w:rFonts w:ascii="Arial Narrow" w:hAnsi="Arial Narrow"/>
          <w:b/>
          <w:bCs/>
          <w:noProof/>
          <w:lang w:val="es-MX" w:eastAsia="es-MX"/>
        </w:rPr>
        <mc:AlternateContent>
          <mc:Choice Requires="wps">
            <w:drawing>
              <wp:anchor distT="0" distB="0" distL="114300" distR="114300" simplePos="0" relativeHeight="251665408" behindDoc="0" locked="0" layoutInCell="1" allowOverlap="1" wp14:anchorId="5C33C42D" wp14:editId="317C65C8">
                <wp:simplePos x="0" y="0"/>
                <wp:positionH relativeFrom="column">
                  <wp:posOffset>568325</wp:posOffset>
                </wp:positionH>
                <wp:positionV relativeFrom="paragraph">
                  <wp:posOffset>133350</wp:posOffset>
                </wp:positionV>
                <wp:extent cx="1080000" cy="0"/>
                <wp:effectExtent l="0" t="0" r="25400" b="19050"/>
                <wp:wrapNone/>
                <wp:docPr id="4" name="Conector recto 4"/>
                <wp:cNvGraphicFramePr/>
                <a:graphic xmlns:a="http://schemas.openxmlformats.org/drawingml/2006/main">
                  <a:graphicData uri="http://schemas.microsoft.com/office/word/2010/wordprocessingShape">
                    <wps:wsp>
                      <wps:cNvCnPr/>
                      <wps:spPr>
                        <a:xfrm>
                          <a:off x="0" y="0"/>
                          <a:ext cx="10800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FEF9F2" id="Conector recto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75pt,10.5pt" to="129.8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" strokecolor="black [3200]" strokeweight="1pt">
                <v:stroke joinstyle="miter"/>
              </v:line>
            </w:pict>
          </mc:Fallback>
        </mc:AlternateContent>
      </w:r>
      <w:r w:rsidR="003C462E" w:rsidRPr="009C526F">
        <w:rPr>
          <w:rFonts w:ascii="Arial Narrow" w:hAnsi="Arial Narrow"/>
          <w:b/>
          <w:bCs/>
          <w:lang w:val="es-ES"/>
        </w:rPr>
        <w:t>Año:</w:t>
      </w:r>
    </w:p>
    <w:p w14:paraId="6F917245" w14:textId="3A6CEBD8" w:rsidR="003C462E" w:rsidRPr="009C526F" w:rsidRDefault="000D4B09" w:rsidP="000D4B09">
      <w:pPr>
        <w:spacing w:line="276" w:lineRule="auto"/>
        <w:rPr>
          <w:rFonts w:ascii="Arial Narrow" w:hAnsi="Arial Narrow"/>
          <w:b/>
          <w:bCs/>
          <w:lang w:val="es-ES"/>
        </w:rPr>
      </w:pPr>
      <w:r w:rsidRPr="009C526F">
        <w:rPr>
          <w:rFonts w:ascii="Arial Narrow" w:hAnsi="Arial Narrow"/>
          <w:b/>
          <w:bCs/>
          <w:noProof/>
          <w:lang w:val="es-MX" w:eastAsia="es-MX"/>
        </w:rPr>
        <mc:AlternateContent>
          <mc:Choice Requires="wps">
            <w:drawing>
              <wp:anchor distT="0" distB="0" distL="114300" distR="114300" simplePos="0" relativeHeight="251667456" behindDoc="0" locked="0" layoutInCell="1" allowOverlap="1" wp14:anchorId="09F25855" wp14:editId="0E93709E">
                <wp:simplePos x="0" y="0"/>
                <wp:positionH relativeFrom="column">
                  <wp:posOffset>1190625</wp:posOffset>
                </wp:positionH>
                <wp:positionV relativeFrom="paragraph">
                  <wp:posOffset>147955</wp:posOffset>
                </wp:positionV>
                <wp:extent cx="1828800" cy="0"/>
                <wp:effectExtent l="0" t="0" r="19050" b="19050"/>
                <wp:wrapNone/>
                <wp:docPr id="5" name="Conector recto 5"/>
                <wp:cNvGraphicFramePr/>
                <a:graphic xmlns:a="http://schemas.openxmlformats.org/drawingml/2006/main">
                  <a:graphicData uri="http://schemas.microsoft.com/office/word/2010/wordprocessingShape">
                    <wps:wsp>
                      <wps:cNvCnPr/>
                      <wps:spPr>
                        <a:xfrm>
                          <a:off x="0" y="0"/>
                          <a:ext cx="18288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9173897" id="Conector recto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93.75pt,11.65pt" to="237.7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" strokecolor="black [3200]" strokeweight="1pt">
                <v:stroke joinstyle="miter"/>
              </v:line>
            </w:pict>
          </mc:Fallback>
        </mc:AlternateContent>
      </w:r>
      <w:r w:rsidR="003C462E" w:rsidRPr="009C526F">
        <w:rPr>
          <w:rFonts w:ascii="Arial Narrow" w:hAnsi="Arial Narrow"/>
          <w:b/>
          <w:bCs/>
          <w:lang w:val="es-ES"/>
        </w:rPr>
        <w:t>Nombre Completo:</w:t>
      </w:r>
    </w:p>
    <w:p w14:paraId="61E39785" w14:textId="780EF813" w:rsidR="003C462E" w:rsidRPr="009C526F" w:rsidRDefault="003C462E" w:rsidP="000D4B09">
      <w:pPr>
        <w:spacing w:line="276" w:lineRule="auto"/>
        <w:rPr>
          <w:rFonts w:ascii="Arial Narrow" w:hAnsi="Arial Narrow"/>
          <w:b/>
          <w:bCs/>
          <w:lang w:val="es-ES"/>
        </w:rPr>
      </w:pPr>
      <w:r w:rsidRPr="009C526F">
        <w:rPr>
          <w:rFonts w:ascii="Arial Narrow" w:hAnsi="Arial Narrow"/>
          <w:b/>
          <w:bCs/>
          <w:lang w:val="es-ES"/>
        </w:rPr>
        <w:t>Firma:</w:t>
      </w:r>
    </w:p>
    <w:p w14:paraId="714FDF1F" w14:textId="202F8999" w:rsidR="003C462E" w:rsidRPr="009C526F" w:rsidRDefault="003C462E">
      <w:pPr>
        <w:rPr>
          <w:rFonts w:ascii="Arial Narrow" w:hAnsi="Arial Narrow"/>
          <w:lang w:val="es-ES"/>
        </w:rPr>
      </w:pPr>
    </w:p>
    <w:p w14:paraId="5ABE6442" w14:textId="55192239" w:rsidR="003C462E" w:rsidRPr="009C526F" w:rsidRDefault="003C462E">
      <w:pPr>
        <w:rPr>
          <w:rFonts w:ascii="Arial Narrow" w:hAnsi="Arial Narrow"/>
          <w:lang w:val="es-ES"/>
        </w:rPr>
      </w:pPr>
    </w:p>
    <w:p w14:paraId="63546DF5" w14:textId="299D1EA8" w:rsidR="009C526F" w:rsidRPr="009C526F" w:rsidRDefault="003C462E" w:rsidP="000D4B09">
      <w:pPr>
        <w:jc w:val="both"/>
        <w:rPr>
          <w:rFonts w:ascii="Arial Narrow" w:hAnsi="Arial Narrow"/>
          <w:lang w:val="es-ES"/>
        </w:rPr>
      </w:pPr>
      <w:r w:rsidRPr="009C526F">
        <w:rPr>
          <w:rFonts w:ascii="Arial Narrow" w:hAnsi="Arial Narrow"/>
          <w:lang w:val="es-ES"/>
        </w:rPr>
        <w:t xml:space="preserve">El (la) que suscribe, actuando por mi propio derecho y con relación al Contrato que tengo celebrado con PRIMO AUDIOVISUAL, S.A. DE C.V., </w:t>
      </w:r>
      <w:r w:rsidR="00CA7D24">
        <w:rPr>
          <w:rFonts w:ascii="Arial Narrow" w:hAnsi="Arial Narrow"/>
          <w:lang w:val="es-ES"/>
        </w:rPr>
        <w:t xml:space="preserve"> el </w:t>
      </w:r>
      <w:r w:rsidRPr="009C526F">
        <w:rPr>
          <w:rFonts w:ascii="Arial Narrow" w:hAnsi="Arial Narrow"/>
          <w:lang w:val="es-ES"/>
        </w:rPr>
        <w:t xml:space="preserve"> cual junto con sus empresas, </w:t>
      </w:r>
      <w:r w:rsidR="00CA7D24">
        <w:rPr>
          <w:rFonts w:ascii="Arial Narrow" w:hAnsi="Arial Narrow"/>
          <w:lang w:val="es-ES"/>
        </w:rPr>
        <w:t xml:space="preserve">filiales </w:t>
      </w:r>
      <w:r w:rsidRPr="009C526F">
        <w:rPr>
          <w:rFonts w:ascii="Arial Narrow" w:hAnsi="Arial Narrow"/>
          <w:lang w:val="es-ES"/>
        </w:rPr>
        <w:t xml:space="preserve">subsidiarias y aquellas que forman parte de su mismo grupo de intereses económicos comercialmente se le conoce como “PRIMO” (conjuntamente, como la </w:t>
      </w:r>
      <w:r w:rsidRPr="009C526F">
        <w:rPr>
          <w:rFonts w:ascii="Arial Narrow" w:hAnsi="Arial Narrow"/>
          <w:b/>
          <w:bCs/>
          <w:lang w:val="es-ES"/>
        </w:rPr>
        <w:t>“Empresa”</w:t>
      </w:r>
      <w:r w:rsidRPr="009C526F">
        <w:rPr>
          <w:rFonts w:ascii="Arial Narrow" w:hAnsi="Arial Narrow"/>
          <w:lang w:val="es-ES"/>
        </w:rPr>
        <w:t xml:space="preserve">), expresamente manifiesto y reconozco que toda aquella información a la que tengo y he tenido acceso con motivo de </w:t>
      </w:r>
      <w:r w:rsidR="00CA7D24">
        <w:rPr>
          <w:rFonts w:ascii="Arial Narrow" w:hAnsi="Arial Narrow"/>
          <w:lang w:val="es-ES"/>
        </w:rPr>
        <w:t xml:space="preserve">mis </w:t>
      </w:r>
      <w:r w:rsidRPr="009C526F">
        <w:rPr>
          <w:rFonts w:ascii="Arial Narrow" w:hAnsi="Arial Narrow"/>
          <w:lang w:val="es-ES"/>
        </w:rPr>
        <w:t>actividades desempeñadas en y para la Empresa y/o sus clientes, por cualquier tipo de medio escrito, oral, mecánico, digital, electrónico o computacional, tiene el carácter de información estrictamente privada y confidencial, siendo propiedad exclusiva de la Empresa, sus clientes y/o de quienes éstos designen.</w:t>
      </w:r>
    </w:p>
    <w:p w14:paraId="50014106" w14:textId="77777777" w:rsidR="003C462E" w:rsidRPr="009C526F" w:rsidRDefault="003C462E">
      <w:pPr>
        <w:rPr>
          <w:rFonts w:ascii="Arial Narrow" w:hAnsi="Arial Narrow"/>
          <w:lang w:val="es-ES"/>
        </w:rPr>
      </w:pPr>
    </w:p>
    <w:p w14:paraId="7A25E1BE" w14:textId="38CDC05C" w:rsidR="003666CD" w:rsidRPr="009C526F" w:rsidRDefault="003C462E" w:rsidP="000D4B09">
      <w:pPr>
        <w:jc w:val="both"/>
        <w:rPr>
          <w:rFonts w:ascii="Arial Narrow" w:hAnsi="Arial Narrow"/>
          <w:lang w:val="es-ES"/>
        </w:rPr>
      </w:pPr>
      <w:r w:rsidRPr="009C526F">
        <w:rPr>
          <w:rFonts w:ascii="Arial Narrow" w:hAnsi="Arial Narrow"/>
          <w:lang w:val="es-ES"/>
        </w:rPr>
        <w:t xml:space="preserve">De manera enunciativa y a modo de ejemplo, asumo que tiene y tendrá </w:t>
      </w:r>
      <w:r w:rsidR="007E50A4" w:rsidRPr="009C526F">
        <w:rPr>
          <w:rFonts w:ascii="Arial Narrow" w:hAnsi="Arial Narrow"/>
          <w:lang w:val="es-ES"/>
        </w:rPr>
        <w:t xml:space="preserve">el carácter de información estrictamente privada y confidencial, cualquier información técnica, financiera, comercial y estratégica de la Empresa, así como la relativa a su forma de administración contabilidad, sistemas informáticos, procedimientos y condiciones para la prestación de sus servicios, elaboración y venta de sus productos y servicios; precios y cotizaciones, nombres de clientes y su información; papeles, cifras, secretos industriales, y fórmulas; técnicas comerciales, profesionales, administrativas, de operación o promoción, o procesos privados </w:t>
      </w:r>
      <w:r w:rsidR="00AB5E0B" w:rsidRPr="009C526F">
        <w:rPr>
          <w:rFonts w:ascii="Arial Narrow" w:hAnsi="Arial Narrow"/>
          <w:lang w:val="es-ES"/>
        </w:rPr>
        <w:t xml:space="preserve">que existan o pudiesen existir de tiempo en tiempo en la Empresa; en general, cualquier información referente a sus servicios, productos, marcas, desarrollos, técnicas para la prestación y/o promoción de sus servicios, venta y producción de los mismos; planes o proyectos y proyecciones, equipos, invenciones. Descubrimientos, ideas, diseños, síntesis, borradores, sistemas y programas de computación, reportes de avances o progreso, materiales, costos, especificaciones, métodos, investigaciones, análisis, actividades, procedimientos de ventas y/o adquisiciones; técnicas de promoción y fijación de precios y honorarios, así como información financiera y crediticia de la  Empresa, así como la de sus respectivos clientes y usuarios, a la que tenga o haya podido tener acceso, de cualquier forma, </w:t>
      </w:r>
      <w:r w:rsidR="00B83B5E">
        <w:rPr>
          <w:rFonts w:ascii="Arial Narrow" w:hAnsi="Arial Narrow"/>
          <w:lang w:val="es-ES"/>
        </w:rPr>
        <w:t xml:space="preserve">exceptuando la información que por motivo de mis </w:t>
      </w:r>
      <w:r w:rsidR="00AB5E0B" w:rsidRPr="009C526F">
        <w:rPr>
          <w:rFonts w:ascii="Arial Narrow" w:hAnsi="Arial Narrow"/>
          <w:lang w:val="es-ES"/>
        </w:rPr>
        <w:t>actividades realizadas en la Empresa o por cualquier otra causa</w:t>
      </w:r>
      <w:r w:rsidR="00B83B5E">
        <w:rPr>
          <w:rFonts w:ascii="Arial Narrow" w:hAnsi="Arial Narrow"/>
          <w:lang w:val="es-ES"/>
        </w:rPr>
        <w:t>, no me deba ser compartida</w:t>
      </w:r>
    </w:p>
    <w:p w14:paraId="5C847D02" w14:textId="77777777" w:rsidR="003666CD" w:rsidRPr="009C526F" w:rsidRDefault="003666CD" w:rsidP="000D4B09">
      <w:pPr>
        <w:jc w:val="both"/>
        <w:rPr>
          <w:rFonts w:ascii="Arial Narrow" w:hAnsi="Arial Narrow"/>
          <w:lang w:val="es-ES"/>
        </w:rPr>
      </w:pPr>
    </w:p>
    <w:p w14:paraId="327041A2" w14:textId="77777777" w:rsidR="003666CD" w:rsidRPr="009C526F" w:rsidRDefault="003666CD" w:rsidP="000D4B09">
      <w:pPr>
        <w:jc w:val="both"/>
        <w:rPr>
          <w:rFonts w:ascii="Arial Narrow" w:hAnsi="Arial Narrow"/>
          <w:lang w:val="es-ES"/>
        </w:rPr>
      </w:pPr>
      <w:r w:rsidRPr="009C526F">
        <w:rPr>
          <w:rFonts w:ascii="Arial Narrow" w:hAnsi="Arial Narrow"/>
          <w:lang w:val="es-ES"/>
        </w:rPr>
        <w:t>En virtud de lo anterior reconozco y estoy consiente que la información mencionada es un activo fundamental para la Empresa que representa una ventaja competitiva para la misma, y que por tanto tiene el carácter de secreto industrial conforme a la Ley de Propiedad Industrial, por lo que en términos de la presente, expresamente ratifico y refrendo la obligación contraída desde el momento en que comience a prestar mis servicios para la Empresa, de mantener en secreto y en estricta confidencialidad dicha información y, por tanto (i) a no revelarla, por ningún medio conocido o por conocerse a cualquier tercero; (ii) a utilizarla única y específicamente a favor de la Empresa; y (iii) a no utilizarla en beneficio propio, de terceros o para fines diferentes a los antes señalados.</w:t>
      </w:r>
    </w:p>
    <w:p w14:paraId="01C8F62A" w14:textId="77777777" w:rsidR="009C526F" w:rsidRPr="009C526F" w:rsidRDefault="009C526F" w:rsidP="000D4B09">
      <w:pPr>
        <w:jc w:val="both"/>
        <w:rPr>
          <w:rFonts w:ascii="Arial Narrow" w:hAnsi="Arial Narrow"/>
          <w:lang w:val="es-ES"/>
        </w:rPr>
      </w:pPr>
    </w:p>
    <w:p w14:paraId="4042D447" w14:textId="54062B04" w:rsidR="003C462E" w:rsidRPr="009C526F" w:rsidRDefault="003666CD" w:rsidP="000D4B09">
      <w:pPr>
        <w:jc w:val="both"/>
        <w:rPr>
          <w:rFonts w:ascii="Arial Narrow" w:hAnsi="Arial Narrow"/>
          <w:lang w:val="es-ES"/>
        </w:rPr>
      </w:pPr>
      <w:r w:rsidRPr="009C526F">
        <w:rPr>
          <w:rFonts w:ascii="Arial Narrow" w:hAnsi="Arial Narrow"/>
          <w:lang w:val="es-ES"/>
        </w:rPr>
        <w:lastRenderedPageBreak/>
        <w:t>En caso de violar lo anterior, estoy consiente de las posibles penas en que podría incurrir por el delito de revelación de secretos o comunicaciones reservadas, previsto en el Código Penal Federal, así como a las sanciones establecidas en la Ley</w:t>
      </w:r>
      <w:r w:rsidR="00AB5E0B" w:rsidRPr="009C526F">
        <w:rPr>
          <w:rFonts w:ascii="Arial Narrow" w:hAnsi="Arial Narrow"/>
          <w:lang w:val="es-ES"/>
        </w:rPr>
        <w:t xml:space="preserve"> </w:t>
      </w:r>
      <w:r w:rsidRPr="009C526F">
        <w:rPr>
          <w:rFonts w:ascii="Arial Narrow" w:hAnsi="Arial Narrow"/>
          <w:lang w:val="es-ES"/>
        </w:rPr>
        <w:t>de la Propiedad Industrial.</w:t>
      </w:r>
    </w:p>
    <w:p w14:paraId="0F4A5F92" w14:textId="77777777" w:rsidR="009C526F" w:rsidRPr="009C526F" w:rsidRDefault="009C526F" w:rsidP="000D4B09">
      <w:pPr>
        <w:jc w:val="both"/>
        <w:rPr>
          <w:rFonts w:ascii="Arial Narrow" w:hAnsi="Arial Narrow"/>
          <w:lang w:val="es-ES"/>
        </w:rPr>
      </w:pPr>
    </w:p>
    <w:p w14:paraId="5C35612F" w14:textId="543647F7" w:rsidR="003666CD" w:rsidRPr="009C526F" w:rsidRDefault="003666CD" w:rsidP="000D4B09">
      <w:pPr>
        <w:jc w:val="both"/>
        <w:rPr>
          <w:rFonts w:ascii="Arial Narrow" w:hAnsi="Arial Narrow"/>
          <w:lang w:val="es-ES"/>
        </w:rPr>
      </w:pPr>
      <w:r w:rsidRPr="009C526F">
        <w:rPr>
          <w:rFonts w:ascii="Arial Narrow" w:hAnsi="Arial Narrow"/>
          <w:lang w:val="es-ES"/>
        </w:rPr>
        <w:t xml:space="preserve">Asimismo, reconozco y estoy de acuerdo en que todas las obligaciones asumidas en términos de la presente </w:t>
      </w:r>
      <w:r w:rsidR="008D10EA">
        <w:rPr>
          <w:rFonts w:ascii="Arial Narrow" w:hAnsi="Arial Narrow"/>
          <w:lang w:val="es-ES"/>
        </w:rPr>
        <w:t xml:space="preserve"> carta de confidencialidad </w:t>
      </w:r>
      <w:r w:rsidRPr="009C526F">
        <w:rPr>
          <w:rFonts w:ascii="Arial Narrow" w:hAnsi="Arial Narrow"/>
          <w:lang w:val="es-ES"/>
        </w:rPr>
        <w:t xml:space="preserve">están, estuvieron y estarán en vigor durante todo el tiempo </w:t>
      </w:r>
      <w:r w:rsidR="00087209" w:rsidRPr="009C526F">
        <w:rPr>
          <w:rFonts w:ascii="Arial Narrow" w:hAnsi="Arial Narrow"/>
          <w:lang w:val="es-ES"/>
        </w:rPr>
        <w:t xml:space="preserve">en que  </w:t>
      </w:r>
      <w:r w:rsidR="008D10EA">
        <w:rPr>
          <w:rFonts w:ascii="Arial Narrow" w:hAnsi="Arial Narrow"/>
          <w:lang w:val="es-ES"/>
        </w:rPr>
        <w:t xml:space="preserve">realice las funciones contratadas </w:t>
      </w:r>
      <w:r w:rsidR="00087209" w:rsidRPr="009C526F">
        <w:rPr>
          <w:rFonts w:ascii="Arial Narrow" w:hAnsi="Arial Narrow"/>
          <w:lang w:val="es-ES"/>
        </w:rPr>
        <w:t xml:space="preserve">para la Empresa </w:t>
      </w:r>
      <w:r w:rsidR="008D10EA">
        <w:rPr>
          <w:rFonts w:ascii="Arial Narrow" w:hAnsi="Arial Narrow"/>
          <w:lang w:val="es-ES"/>
        </w:rPr>
        <w:t xml:space="preserve"> en el proyecto asignado </w:t>
      </w:r>
      <w:r w:rsidR="00087209" w:rsidRPr="009C526F">
        <w:rPr>
          <w:rFonts w:ascii="Arial Narrow" w:hAnsi="Arial Narrow"/>
          <w:lang w:val="es-ES"/>
        </w:rPr>
        <w:t xml:space="preserve">y continuarán por </w:t>
      </w:r>
      <w:r w:rsidR="004624FC">
        <w:rPr>
          <w:rFonts w:ascii="Arial Narrow" w:hAnsi="Arial Narrow"/>
          <w:lang w:val="es-ES"/>
        </w:rPr>
        <w:t>0</w:t>
      </w:r>
      <w:r w:rsidR="00087209" w:rsidRPr="009C526F">
        <w:rPr>
          <w:rFonts w:ascii="Arial Narrow" w:hAnsi="Arial Narrow"/>
          <w:lang w:val="es-ES"/>
        </w:rPr>
        <w:t xml:space="preserve">2 (dos) años contados a partir de la terminación de la prestación de mis servicios, independientemente de cual sea la causa de dicha terminación. En caso de incumplimiento de cualquiera de las obligaciones que asumo conforme al presente documento, </w:t>
      </w:r>
      <w:r w:rsidR="004624FC">
        <w:rPr>
          <w:rFonts w:ascii="Arial Narrow" w:hAnsi="Arial Narrow"/>
          <w:lang w:val="es-ES"/>
        </w:rPr>
        <w:t xml:space="preserve"> estoy </w:t>
      </w:r>
      <w:r w:rsidR="008B0A1E">
        <w:rPr>
          <w:rFonts w:ascii="Arial Narrow" w:hAnsi="Arial Narrow"/>
          <w:lang w:val="es-ES"/>
        </w:rPr>
        <w:t xml:space="preserve">sabedor </w:t>
      </w:r>
      <w:r w:rsidR="00087209" w:rsidRPr="009C526F">
        <w:rPr>
          <w:rFonts w:ascii="Arial Narrow" w:hAnsi="Arial Narrow"/>
          <w:lang w:val="es-ES"/>
        </w:rPr>
        <w:t xml:space="preserve">que podría causar daños irreparables a la Empresa y a sus clientes, afectando su competitividad, posicionamiento en el mercado, intereses comerciales y relaciones con clientes y proveedores, entre otros, </w:t>
      </w:r>
      <w:r w:rsidR="008D10EA" w:rsidRPr="00947B1E">
        <w:rPr>
          <w:rFonts w:ascii="Arial Narrow" w:hAnsi="Arial Narrow"/>
          <w:lang w:val="es-ES"/>
        </w:rPr>
        <w:t xml:space="preserve"> por lo que </w:t>
      </w:r>
      <w:r w:rsidR="00087209" w:rsidRPr="00947B1E">
        <w:rPr>
          <w:rFonts w:ascii="Arial Narrow" w:hAnsi="Arial Narrow"/>
          <w:lang w:val="es-ES"/>
        </w:rPr>
        <w:t xml:space="preserve">la Empresa tendrá derecho a buscar y obtener una orden judicial, o cualquier otro recurso legal aplicable, que </w:t>
      </w:r>
      <w:r w:rsidR="008D10EA" w:rsidRPr="00947B1E">
        <w:rPr>
          <w:rFonts w:ascii="Arial Narrow" w:hAnsi="Arial Narrow"/>
          <w:lang w:val="es-ES"/>
        </w:rPr>
        <w:t xml:space="preserve">tienda al cumplimiento de </w:t>
      </w:r>
      <w:r w:rsidR="00087209" w:rsidRPr="00947B1E">
        <w:rPr>
          <w:rFonts w:ascii="Arial Narrow" w:hAnsi="Arial Narrow"/>
          <w:lang w:val="es-ES"/>
        </w:rPr>
        <w:t xml:space="preserve">las obligaciones que correspondan a efecto de evitar que </w:t>
      </w:r>
      <w:r w:rsidR="008D10EA" w:rsidRPr="00947B1E">
        <w:rPr>
          <w:rFonts w:ascii="Arial Narrow" w:hAnsi="Arial Narrow"/>
          <w:lang w:val="es-ES"/>
        </w:rPr>
        <w:t xml:space="preserve">se </w:t>
      </w:r>
      <w:r w:rsidR="00087209" w:rsidRPr="00947B1E">
        <w:rPr>
          <w:rFonts w:ascii="Arial Narrow" w:hAnsi="Arial Narrow"/>
          <w:lang w:val="es-ES"/>
        </w:rPr>
        <w:t>incumpla con las dispo</w:t>
      </w:r>
      <w:r w:rsidR="0031276A" w:rsidRPr="00947B1E">
        <w:rPr>
          <w:rFonts w:ascii="Arial Narrow" w:hAnsi="Arial Narrow"/>
          <w:lang w:val="es-ES"/>
        </w:rPr>
        <w:t xml:space="preserve">siciones que aquí se establecen y </w:t>
      </w:r>
      <w:r w:rsidR="008D10EA" w:rsidRPr="00947B1E">
        <w:rPr>
          <w:rFonts w:ascii="Arial Narrow" w:hAnsi="Arial Narrow"/>
          <w:lang w:val="es-ES"/>
        </w:rPr>
        <w:t xml:space="preserve"> que por ello </w:t>
      </w:r>
      <w:r w:rsidR="0031276A" w:rsidRPr="00947B1E">
        <w:rPr>
          <w:rFonts w:ascii="Arial Narrow" w:hAnsi="Arial Narrow"/>
          <w:lang w:val="es-ES"/>
        </w:rPr>
        <w:t>me obligo a pagar a la Empresa, y a cualquiera de sus subsidiarias o filiales, así como a cualquiera de sus clientes, y funcionarios o a quien la Empresa designe, una cantidad total igual a la que hubiere percibido de la Empresa (directamente o por conducto de interpósita persona) durante los últimos 12 meses en que haya tenido participación en la misma,</w:t>
      </w:r>
      <w:r w:rsidR="008D10EA" w:rsidRPr="00947B1E">
        <w:rPr>
          <w:rFonts w:ascii="Arial Narrow" w:hAnsi="Arial Narrow"/>
          <w:lang w:val="es-ES"/>
        </w:rPr>
        <w:t xml:space="preserve"> no obstante, y</w:t>
      </w:r>
      <w:r w:rsidR="0031276A" w:rsidRPr="00947B1E">
        <w:rPr>
          <w:rFonts w:ascii="Arial Narrow" w:hAnsi="Arial Narrow"/>
          <w:lang w:val="es-ES"/>
        </w:rPr>
        <w:t xml:space="preserve"> </w:t>
      </w:r>
      <w:r w:rsidR="008D10EA" w:rsidRPr="00947B1E">
        <w:rPr>
          <w:rFonts w:ascii="Arial Narrow" w:hAnsi="Arial Narrow"/>
          <w:lang w:val="es-ES"/>
        </w:rPr>
        <w:t xml:space="preserve">para el caso de prestar servicio solo por un proyecto </w:t>
      </w:r>
      <w:r w:rsidR="008B0A1E">
        <w:rPr>
          <w:rFonts w:ascii="Arial Narrow" w:hAnsi="Arial Narrow"/>
          <w:lang w:val="es-ES"/>
        </w:rPr>
        <w:t>determinado</w:t>
      </w:r>
      <w:r w:rsidR="008D10EA" w:rsidRPr="00947B1E">
        <w:rPr>
          <w:rFonts w:ascii="Arial Narrow" w:hAnsi="Arial Narrow"/>
          <w:lang w:val="es-ES"/>
        </w:rPr>
        <w:t xml:space="preserve">, se pagara a la empresa el daño causado en un monto que la autoridad competente determine por dicho daño, </w:t>
      </w:r>
      <w:r w:rsidR="0031276A" w:rsidRPr="00947B1E">
        <w:rPr>
          <w:rFonts w:ascii="Arial Narrow" w:hAnsi="Arial Narrow"/>
          <w:lang w:val="es-ES"/>
        </w:rPr>
        <w:t>pago que deberá realizar por concepto de daños y perjuicios; en el entendido de que si el daño causado fuese mayor a la pena pactada</w:t>
      </w:r>
      <w:r w:rsidR="0031276A" w:rsidRPr="009C526F">
        <w:rPr>
          <w:rFonts w:ascii="Arial Narrow" w:hAnsi="Arial Narrow"/>
          <w:lang w:val="es-ES"/>
        </w:rPr>
        <w:t>, ésta podrá incrementarse hasta por el monto total de dicho daño. Lo anterior sin perjuicio de (i) las accione</w:t>
      </w:r>
      <w:r w:rsidR="008D10EA">
        <w:rPr>
          <w:rFonts w:ascii="Arial Narrow" w:hAnsi="Arial Narrow"/>
          <w:lang w:val="es-ES"/>
        </w:rPr>
        <w:t>s</w:t>
      </w:r>
      <w:r w:rsidR="0031276A" w:rsidRPr="009C526F">
        <w:rPr>
          <w:rFonts w:ascii="Arial Narrow" w:hAnsi="Arial Narrow"/>
          <w:lang w:val="es-ES"/>
        </w:rPr>
        <w:t xml:space="preserve"> que </w:t>
      </w:r>
      <w:r w:rsidR="008D10EA">
        <w:rPr>
          <w:rFonts w:ascii="Arial Narrow" w:hAnsi="Arial Narrow"/>
          <w:lang w:val="es-ES"/>
        </w:rPr>
        <w:t xml:space="preserve">la empresa que me contrata </w:t>
      </w:r>
      <w:r w:rsidR="008B0A1E">
        <w:rPr>
          <w:rFonts w:ascii="Arial Narrow" w:hAnsi="Arial Narrow"/>
          <w:lang w:val="es-ES"/>
        </w:rPr>
        <w:t xml:space="preserve">como prestador </w:t>
      </w:r>
      <w:r w:rsidR="008D10EA">
        <w:rPr>
          <w:rFonts w:ascii="Arial Narrow" w:hAnsi="Arial Narrow"/>
          <w:lang w:val="es-ES"/>
        </w:rPr>
        <w:t xml:space="preserve"> pueda interponer </w:t>
      </w:r>
      <w:r w:rsidR="0031276A" w:rsidRPr="009C526F">
        <w:rPr>
          <w:rFonts w:ascii="Arial Narrow" w:hAnsi="Arial Narrow"/>
          <w:lang w:val="es-ES"/>
        </w:rPr>
        <w:t>ya sean penales, administrativas y/o civiles</w:t>
      </w:r>
      <w:r w:rsidR="008D10EA">
        <w:rPr>
          <w:rFonts w:ascii="Arial Narrow" w:hAnsi="Arial Narrow"/>
          <w:lang w:val="es-ES"/>
        </w:rPr>
        <w:t xml:space="preserve"> a efecto de salvaguardar sus derechos </w:t>
      </w:r>
    </w:p>
    <w:p w14:paraId="18E80DB3" w14:textId="1962419B" w:rsidR="0031276A" w:rsidRPr="009C526F" w:rsidRDefault="0031276A" w:rsidP="000D4B09">
      <w:pPr>
        <w:jc w:val="both"/>
        <w:rPr>
          <w:rFonts w:ascii="Arial Narrow" w:hAnsi="Arial Narrow"/>
          <w:lang w:val="es-ES"/>
        </w:rPr>
      </w:pPr>
    </w:p>
    <w:p w14:paraId="697B85E9" w14:textId="1EB75BC2" w:rsidR="0031276A" w:rsidRPr="009C526F" w:rsidRDefault="0031276A" w:rsidP="000D4B09">
      <w:pPr>
        <w:jc w:val="both"/>
        <w:rPr>
          <w:rFonts w:ascii="Arial Narrow" w:hAnsi="Arial Narrow"/>
          <w:lang w:val="es-ES"/>
        </w:rPr>
      </w:pPr>
      <w:r w:rsidRPr="009C526F">
        <w:rPr>
          <w:rFonts w:ascii="Arial Narrow" w:hAnsi="Arial Narrow"/>
          <w:lang w:val="es-ES"/>
        </w:rPr>
        <w:t xml:space="preserve">En adición a cualesquiera otras obligaciones que asumo en términos del presente documento, y por el paso de 2 (dos) años antes mencionado, me </w:t>
      </w:r>
      <w:r w:rsidR="003B5C55">
        <w:rPr>
          <w:rFonts w:ascii="Arial Narrow" w:hAnsi="Arial Narrow"/>
          <w:lang w:val="es-ES"/>
        </w:rPr>
        <w:t xml:space="preserve">abstendré </w:t>
      </w:r>
      <w:r w:rsidRPr="009C526F">
        <w:rPr>
          <w:rFonts w:ascii="Arial Narrow" w:hAnsi="Arial Narrow"/>
          <w:lang w:val="es-ES"/>
        </w:rPr>
        <w:t xml:space="preserve"> en forma absoluta de realizar personalmente o a través de interpósita persona, cualesquiera de los actos que a continuación </w:t>
      </w:r>
      <w:r w:rsidR="00BC170E">
        <w:rPr>
          <w:rFonts w:ascii="Arial Narrow" w:hAnsi="Arial Narrow"/>
          <w:lang w:val="es-ES"/>
        </w:rPr>
        <w:t xml:space="preserve">se </w:t>
      </w:r>
      <w:r w:rsidRPr="009C526F">
        <w:rPr>
          <w:rFonts w:ascii="Arial Narrow" w:hAnsi="Arial Narrow"/>
          <w:lang w:val="es-ES"/>
        </w:rPr>
        <w:t>menciona</w:t>
      </w:r>
      <w:r w:rsidR="00BC170E">
        <w:rPr>
          <w:rFonts w:ascii="Arial Narrow" w:hAnsi="Arial Narrow"/>
          <w:lang w:val="es-ES"/>
        </w:rPr>
        <w:t>n</w:t>
      </w:r>
      <w:r w:rsidRPr="009C526F">
        <w:rPr>
          <w:rFonts w:ascii="Arial Narrow" w:hAnsi="Arial Narrow"/>
          <w:lang w:val="es-ES"/>
        </w:rPr>
        <w:t>:</w:t>
      </w:r>
    </w:p>
    <w:p w14:paraId="7F4D5BCF" w14:textId="55C80F15" w:rsidR="0031276A" w:rsidRPr="009C526F" w:rsidRDefault="0031276A">
      <w:pPr>
        <w:rPr>
          <w:rFonts w:ascii="Arial Narrow" w:hAnsi="Arial Narrow"/>
          <w:lang w:val="es-ES"/>
        </w:rPr>
      </w:pPr>
    </w:p>
    <w:p w14:paraId="76F76E45" w14:textId="0EBA67D5" w:rsidR="0031276A" w:rsidRPr="009C526F" w:rsidRDefault="0031276A" w:rsidP="00947B1E">
      <w:pPr>
        <w:pStyle w:val="Prrafodelista"/>
        <w:numPr>
          <w:ilvl w:val="0"/>
          <w:numId w:val="1"/>
        </w:numPr>
        <w:jc w:val="both"/>
        <w:rPr>
          <w:rFonts w:ascii="Arial Narrow" w:hAnsi="Arial Narrow"/>
          <w:lang w:val="es-ES"/>
        </w:rPr>
      </w:pPr>
      <w:r w:rsidRPr="009C526F">
        <w:rPr>
          <w:rFonts w:ascii="Arial Narrow" w:hAnsi="Arial Narrow"/>
          <w:lang w:val="es-ES"/>
        </w:rPr>
        <w:t xml:space="preserve"> inducir directa o indirectamente a </w:t>
      </w:r>
      <w:r w:rsidR="00BC170E">
        <w:rPr>
          <w:rFonts w:ascii="Arial Narrow" w:hAnsi="Arial Narrow"/>
          <w:lang w:val="es-ES"/>
        </w:rPr>
        <w:t xml:space="preserve">los </w:t>
      </w:r>
      <w:r w:rsidRPr="009C526F">
        <w:rPr>
          <w:rFonts w:ascii="Arial Narrow" w:hAnsi="Arial Narrow"/>
          <w:lang w:val="es-ES"/>
        </w:rPr>
        <w:t>emplead</w:t>
      </w:r>
      <w:r w:rsidR="00BC170E">
        <w:rPr>
          <w:rFonts w:ascii="Arial Narrow" w:hAnsi="Arial Narrow"/>
          <w:lang w:val="es-ES"/>
        </w:rPr>
        <w:t xml:space="preserve">os </w:t>
      </w:r>
      <w:r w:rsidRPr="009C526F">
        <w:rPr>
          <w:rFonts w:ascii="Arial Narrow" w:hAnsi="Arial Narrow"/>
          <w:lang w:val="es-ES"/>
        </w:rPr>
        <w:t>o contratista</w:t>
      </w:r>
      <w:r w:rsidR="00BC170E">
        <w:rPr>
          <w:rFonts w:ascii="Arial Narrow" w:hAnsi="Arial Narrow"/>
          <w:lang w:val="es-ES"/>
        </w:rPr>
        <w:t>s</w:t>
      </w:r>
      <w:r w:rsidRPr="009C526F">
        <w:rPr>
          <w:rFonts w:ascii="Arial Narrow" w:hAnsi="Arial Narrow"/>
          <w:lang w:val="es-ES"/>
        </w:rPr>
        <w:t xml:space="preserve"> independiente</w:t>
      </w:r>
      <w:r w:rsidR="00BC170E">
        <w:rPr>
          <w:rFonts w:ascii="Arial Narrow" w:hAnsi="Arial Narrow"/>
          <w:lang w:val="es-ES"/>
        </w:rPr>
        <w:t>s</w:t>
      </w:r>
      <w:r w:rsidRPr="009C526F">
        <w:rPr>
          <w:rFonts w:ascii="Arial Narrow" w:hAnsi="Arial Narrow"/>
          <w:lang w:val="es-ES"/>
        </w:rPr>
        <w:t xml:space="preserve"> de la Empresa y/o de sus clientes a que termine</w:t>
      </w:r>
      <w:r w:rsidR="00BC170E">
        <w:rPr>
          <w:rFonts w:ascii="Arial Narrow" w:hAnsi="Arial Narrow"/>
          <w:lang w:val="es-ES"/>
        </w:rPr>
        <w:t xml:space="preserve">n su </w:t>
      </w:r>
      <w:r w:rsidRPr="009C526F">
        <w:rPr>
          <w:rFonts w:ascii="Arial Narrow" w:hAnsi="Arial Narrow"/>
          <w:lang w:val="es-ES"/>
        </w:rPr>
        <w:t xml:space="preserve">  empleo, contratación independiente </w:t>
      </w:r>
      <w:r w:rsidR="00C764F4" w:rsidRPr="009C526F">
        <w:rPr>
          <w:rFonts w:ascii="Arial Narrow" w:hAnsi="Arial Narrow"/>
          <w:lang w:val="es-ES"/>
        </w:rPr>
        <w:t>o relación con la</w:t>
      </w:r>
      <w:r w:rsidRPr="009C526F">
        <w:rPr>
          <w:rFonts w:ascii="Arial Narrow" w:hAnsi="Arial Narrow"/>
          <w:lang w:val="es-ES"/>
        </w:rPr>
        <w:t xml:space="preserve"> </w:t>
      </w:r>
      <w:r w:rsidR="00C764F4" w:rsidRPr="009C526F">
        <w:rPr>
          <w:rFonts w:ascii="Arial Narrow" w:hAnsi="Arial Narrow"/>
          <w:lang w:val="es-ES"/>
        </w:rPr>
        <w:t>Empresa o con cualquiera de sus clientes para celebrar un contrato laboral, de contratista independiente o de consultoría con algún tercero, a efecto de que dicho empleado o contratista independiente proporcione servicios competitivos en nombre de cualquier persona distinta de la Empresa.</w:t>
      </w:r>
    </w:p>
    <w:p w14:paraId="1A3D3CC4" w14:textId="1C3828EA" w:rsidR="00C764F4" w:rsidRPr="009C526F" w:rsidRDefault="00C764F4" w:rsidP="00C764F4">
      <w:pPr>
        <w:rPr>
          <w:rFonts w:ascii="Arial Narrow" w:hAnsi="Arial Narrow"/>
          <w:lang w:val="es-ES"/>
        </w:rPr>
      </w:pPr>
    </w:p>
    <w:p w14:paraId="31EA228B" w14:textId="26C4B50E" w:rsidR="00D56859" w:rsidRDefault="00C764F4" w:rsidP="000D4B09">
      <w:pPr>
        <w:jc w:val="both"/>
        <w:rPr>
          <w:rFonts w:ascii="Arial Narrow" w:hAnsi="Arial Narrow"/>
          <w:lang w:val="es-ES"/>
        </w:rPr>
      </w:pPr>
      <w:r w:rsidRPr="009C526F">
        <w:rPr>
          <w:rFonts w:ascii="Arial Narrow" w:hAnsi="Arial Narrow"/>
          <w:lang w:val="es-ES"/>
        </w:rPr>
        <w:t>As</w:t>
      </w:r>
      <w:r w:rsidR="002C3163">
        <w:rPr>
          <w:rFonts w:ascii="Arial Narrow" w:hAnsi="Arial Narrow"/>
          <w:lang w:val="es-ES"/>
        </w:rPr>
        <w:t>i</w:t>
      </w:r>
      <w:r w:rsidRPr="009C526F">
        <w:rPr>
          <w:rFonts w:ascii="Arial Narrow" w:hAnsi="Arial Narrow"/>
          <w:lang w:val="es-ES"/>
        </w:rPr>
        <w:t xml:space="preserve">mismo, reconozco que, </w:t>
      </w:r>
      <w:r w:rsidR="00BC170E">
        <w:rPr>
          <w:rFonts w:ascii="Arial Narrow" w:hAnsi="Arial Narrow"/>
          <w:lang w:val="es-ES"/>
        </w:rPr>
        <w:t xml:space="preserve"> jamás  podré </w:t>
      </w:r>
      <w:r w:rsidRPr="009C526F">
        <w:rPr>
          <w:rFonts w:ascii="Arial Narrow" w:hAnsi="Arial Narrow"/>
          <w:lang w:val="es-ES"/>
        </w:rPr>
        <w:t>solicitar u obtener el registro de cualquier signo distintivo, marca, aviso comercial, nombre comercial, diseño, diseño industrial, invención (patente), modelo de utilidad, derecho de autor, derecho conexo, reserva de derechos al uso exclusivo o nombre de dominio que sea idéntico o confusamente similar a cualquier de los que sean utilizados por la Empresa y/o de sus clientes, ya sea en su calidad de titulares, propietarios y usuarios. En caso de que por cualquier causa llegare a adquirir u obtener cualquier derecho directa o indirectamente derivado de,</w:t>
      </w:r>
      <w:r w:rsidR="00D56859" w:rsidRPr="009C526F">
        <w:rPr>
          <w:rFonts w:ascii="Arial Narrow" w:hAnsi="Arial Narrow"/>
          <w:lang w:val="es-ES"/>
        </w:rPr>
        <w:t xml:space="preserve"> o relacionado con cualquiera de </w:t>
      </w:r>
      <w:r w:rsidR="00D243EB">
        <w:rPr>
          <w:rFonts w:ascii="Arial Narrow" w:hAnsi="Arial Narrow"/>
          <w:lang w:val="es-ES"/>
        </w:rPr>
        <w:t>l</w:t>
      </w:r>
      <w:r w:rsidR="00D56859" w:rsidRPr="009C526F">
        <w:rPr>
          <w:rFonts w:ascii="Arial Narrow" w:hAnsi="Arial Narrow"/>
          <w:lang w:val="es-ES"/>
        </w:rPr>
        <w:t>os servicios que presta la Empresa, en ese momento me obligo a documentar por escrito la cesión de todos y cada uno de los derechos a favor de la Empresa o de quien ésta designe mediante la firma del contrato de cesión correspondiente sin contraprestación alguna</w:t>
      </w:r>
      <w:r w:rsidR="00BC170E">
        <w:rPr>
          <w:rFonts w:ascii="Arial Narrow" w:hAnsi="Arial Narrow"/>
          <w:lang w:val="es-ES"/>
        </w:rPr>
        <w:t xml:space="preserve">, ello en virtud de que  mi participación dentro del proyecto es </w:t>
      </w:r>
      <w:r w:rsidR="00F954DA">
        <w:rPr>
          <w:rFonts w:ascii="Arial Narrow" w:hAnsi="Arial Narrow"/>
          <w:lang w:val="es-ES"/>
        </w:rPr>
        <w:t xml:space="preserve">muy especifico, tal y como se detalla en nuestro contrato celebrado </w:t>
      </w:r>
      <w:r w:rsidR="0091467E">
        <w:rPr>
          <w:rFonts w:ascii="Arial Narrow" w:hAnsi="Arial Narrow"/>
          <w:lang w:val="es-ES"/>
        </w:rPr>
        <w:t xml:space="preserve"> el dia _____________________</w:t>
      </w:r>
    </w:p>
    <w:p w14:paraId="23924E93" w14:textId="2787F885" w:rsidR="00FB17D9" w:rsidRDefault="00FB17D9" w:rsidP="000D4B09">
      <w:pPr>
        <w:jc w:val="both"/>
        <w:rPr>
          <w:rFonts w:ascii="Arial Narrow" w:hAnsi="Arial Narrow"/>
          <w:lang w:val="es-ES"/>
        </w:rPr>
      </w:pPr>
    </w:p>
    <w:p w14:paraId="08F4AC77" w14:textId="0B84A019" w:rsidR="00FB17D9" w:rsidRPr="00BC4ABD" w:rsidRDefault="002C3163" w:rsidP="00FB17D9">
      <w:pPr>
        <w:jc w:val="both"/>
        <w:rPr>
          <w:rFonts w:ascii="Arial Narrow" w:eastAsia="Arial Unicode MS" w:hAnsi="Arial Narrow" w:cs="Arial Unicode MS"/>
          <w:lang w:val="es-MX"/>
        </w:rPr>
      </w:pPr>
      <w:r>
        <w:rPr>
          <w:rFonts w:ascii="Arial Narrow" w:eastAsia="Arial Unicode MS" w:hAnsi="Arial Narrow" w:cs="Arial Unicode MS"/>
          <w:lang w:val="es-MX"/>
        </w:rPr>
        <w:lastRenderedPageBreak/>
        <w:t xml:space="preserve">Acepto </w:t>
      </w:r>
      <w:r w:rsidR="00FB17D9">
        <w:rPr>
          <w:rFonts w:ascii="Arial Narrow" w:eastAsia="Arial Unicode MS" w:hAnsi="Arial Narrow" w:cs="Arial Unicode MS"/>
          <w:lang w:val="es-MX"/>
        </w:rPr>
        <w:t>que estare obligado a:</w:t>
      </w:r>
    </w:p>
    <w:p w14:paraId="2D890B60" w14:textId="198FB208" w:rsidR="00FB17D9" w:rsidRPr="00BC4ABD" w:rsidRDefault="00FB17D9" w:rsidP="00FB17D9">
      <w:pPr>
        <w:jc w:val="both"/>
        <w:rPr>
          <w:rFonts w:ascii="Arial Narrow" w:eastAsia="Arial Unicode MS" w:hAnsi="Arial Narrow" w:cs="Arial Unicode MS"/>
          <w:lang w:val="es-MX"/>
        </w:rPr>
      </w:pPr>
      <w:r w:rsidRPr="00BC4ABD">
        <w:rPr>
          <w:rFonts w:ascii="Arial Narrow" w:eastAsia="Arial Unicode MS" w:hAnsi="Arial Narrow" w:cs="Arial Unicode MS"/>
          <w:lang w:val="es-MX"/>
        </w:rPr>
        <w:t>1. Utilizar la información confidencial única y exclusivamente para los fines que se señalan en el contrato</w:t>
      </w:r>
      <w:r>
        <w:rPr>
          <w:rFonts w:ascii="Arial Narrow" w:eastAsia="Arial Unicode MS" w:hAnsi="Arial Narrow" w:cs="Arial Unicode MS"/>
          <w:lang w:val="es-MX"/>
        </w:rPr>
        <w:t>, que me une con la empresa</w:t>
      </w:r>
    </w:p>
    <w:p w14:paraId="7D8639EA" w14:textId="58F2D54D" w:rsidR="00FB17D9" w:rsidRPr="00BC4ABD" w:rsidRDefault="00FB17D9" w:rsidP="00FB17D9">
      <w:pPr>
        <w:jc w:val="both"/>
        <w:rPr>
          <w:rFonts w:ascii="Arial Narrow" w:eastAsia="Arial Unicode MS" w:hAnsi="Arial Narrow" w:cs="Arial Unicode MS"/>
          <w:lang w:val="es-MX"/>
        </w:rPr>
      </w:pPr>
      <w:r w:rsidRPr="00BC4ABD">
        <w:rPr>
          <w:rFonts w:ascii="Arial Narrow" w:eastAsia="Arial Unicode MS" w:hAnsi="Arial Narrow" w:cs="Arial Unicode MS"/>
          <w:lang w:val="es-MX"/>
        </w:rPr>
        <w:t xml:space="preserve">2. Tomar las medidas necesarias para prevenir el robo o la pérdida de la información confidencial que tenga a </w:t>
      </w:r>
      <w:r>
        <w:rPr>
          <w:rFonts w:ascii="Arial Narrow" w:eastAsia="Arial Unicode MS" w:hAnsi="Arial Narrow" w:cs="Arial Unicode MS"/>
          <w:lang w:val="es-MX"/>
        </w:rPr>
        <w:t>mi</w:t>
      </w:r>
      <w:r w:rsidRPr="00BC4ABD">
        <w:rPr>
          <w:rFonts w:ascii="Arial Narrow" w:eastAsia="Arial Unicode MS" w:hAnsi="Arial Narrow" w:cs="Arial Unicode MS"/>
          <w:lang w:val="es-MX"/>
        </w:rPr>
        <w:t xml:space="preserve"> cargo o reciba, por la naturaleza propia de</w:t>
      </w:r>
      <w:r>
        <w:rPr>
          <w:rFonts w:ascii="Arial Narrow" w:eastAsia="Arial Unicode MS" w:hAnsi="Arial Narrow" w:cs="Arial Unicode MS"/>
          <w:lang w:val="es-MX"/>
        </w:rPr>
        <w:t xml:space="preserve"> mi </w:t>
      </w:r>
      <w:r w:rsidRPr="00BC4ABD">
        <w:rPr>
          <w:rFonts w:ascii="Arial Narrow" w:eastAsia="Arial Unicode MS" w:hAnsi="Arial Narrow" w:cs="Arial Unicode MS"/>
          <w:lang w:val="es-MX"/>
        </w:rPr>
        <w:t>función.</w:t>
      </w:r>
    </w:p>
    <w:p w14:paraId="2168B042" w14:textId="537303F4" w:rsidR="00FB17D9" w:rsidRPr="00BC4ABD" w:rsidRDefault="00FB17D9" w:rsidP="00FB17D9">
      <w:pPr>
        <w:jc w:val="both"/>
        <w:rPr>
          <w:rFonts w:ascii="Arial Narrow" w:eastAsia="Arial Unicode MS" w:hAnsi="Arial Narrow" w:cs="Arial Unicode MS"/>
          <w:lang w:val="es-MX"/>
        </w:rPr>
      </w:pPr>
      <w:r w:rsidRPr="00BC4ABD">
        <w:rPr>
          <w:rFonts w:ascii="Arial Narrow" w:eastAsia="Arial Unicode MS" w:hAnsi="Arial Narrow" w:cs="Arial Unicode MS"/>
          <w:lang w:val="es-MX"/>
        </w:rPr>
        <w:t xml:space="preserve">3. Informar a los miembros de </w:t>
      </w:r>
      <w:r>
        <w:rPr>
          <w:rFonts w:ascii="Arial Narrow" w:eastAsia="Arial Unicode MS" w:hAnsi="Arial Narrow" w:cs="Arial Unicode MS"/>
          <w:lang w:val="es-MX"/>
        </w:rPr>
        <w:t xml:space="preserve">mi </w:t>
      </w:r>
      <w:r w:rsidRPr="00BC4ABD">
        <w:rPr>
          <w:rFonts w:ascii="Arial Narrow" w:eastAsia="Arial Unicode MS" w:hAnsi="Arial Narrow" w:cs="Arial Unicode MS"/>
          <w:lang w:val="es-MX"/>
        </w:rPr>
        <w:t xml:space="preserve"> personal y funcionarios,</w:t>
      </w:r>
      <w:r>
        <w:rPr>
          <w:rFonts w:ascii="Arial Narrow" w:eastAsia="Arial Unicode MS" w:hAnsi="Arial Narrow" w:cs="Arial Unicode MS"/>
          <w:lang w:val="es-MX"/>
        </w:rPr>
        <w:t xml:space="preserve"> en caso de tenerlos, </w:t>
      </w:r>
      <w:r w:rsidRPr="00BC4ABD">
        <w:rPr>
          <w:rFonts w:ascii="Arial Narrow" w:eastAsia="Arial Unicode MS" w:hAnsi="Arial Narrow" w:cs="Arial Unicode MS"/>
          <w:lang w:val="es-MX"/>
        </w:rPr>
        <w:t xml:space="preserve"> que de manera directa o indirecta llegaren a manejar la información confidencial proporcionada por</w:t>
      </w:r>
      <w:r>
        <w:rPr>
          <w:rFonts w:ascii="Arial Narrow" w:eastAsia="Arial Unicode MS" w:hAnsi="Arial Narrow" w:cs="Arial Unicode MS"/>
          <w:lang w:val="es-MX"/>
        </w:rPr>
        <w:t xml:space="preserve"> quien me contrata</w:t>
      </w:r>
      <w:r w:rsidRPr="00BC4ABD">
        <w:rPr>
          <w:rFonts w:ascii="Arial Narrow" w:eastAsia="Arial Unicode MS" w:hAnsi="Arial Narrow" w:cs="Arial Unicode MS"/>
          <w:lang w:val="es-MX"/>
        </w:rPr>
        <w:t>, de su obligación de mantenerla en secreto, así como del hecho de que tal información deberá ser utilizada en todo momento en los términos establecidos en el presente contrato.</w:t>
      </w:r>
    </w:p>
    <w:p w14:paraId="5C3EA945" w14:textId="6362AE27" w:rsidR="00D56859" w:rsidRPr="009C526F" w:rsidRDefault="00FB17D9" w:rsidP="000D4B09">
      <w:pPr>
        <w:jc w:val="both"/>
        <w:rPr>
          <w:rFonts w:ascii="Arial Narrow" w:hAnsi="Arial Narrow"/>
          <w:lang w:val="es-ES"/>
        </w:rPr>
      </w:pPr>
      <w:r w:rsidRPr="00BC4ABD">
        <w:rPr>
          <w:rFonts w:ascii="Arial Narrow" w:eastAsia="Arial Unicode MS" w:hAnsi="Arial Narrow" w:cs="Arial Unicode MS"/>
          <w:lang w:val="es-MX"/>
        </w:rPr>
        <w:t xml:space="preserve">4. Responder a </w:t>
      </w:r>
      <w:r>
        <w:rPr>
          <w:rFonts w:ascii="Arial Narrow" w:eastAsia="Arial Unicode MS" w:hAnsi="Arial Narrow" w:cs="Arial Unicode MS"/>
          <w:lang w:val="es-MX"/>
        </w:rPr>
        <w:t xml:space="preserve">la empresa que me contrata, </w:t>
      </w:r>
      <w:r w:rsidRPr="00BC4ABD">
        <w:rPr>
          <w:rFonts w:ascii="Arial Narrow" w:eastAsia="Arial Unicode MS" w:hAnsi="Arial Narrow" w:cs="Arial Unicode MS"/>
          <w:lang w:val="es-MX"/>
        </w:rPr>
        <w:t xml:space="preserve"> por cualquier violación a la información de uso confidencial, aun y cuando dicha transgresión fuera cometida por sus funcionarios, empleados</w:t>
      </w:r>
      <w:r>
        <w:rPr>
          <w:rFonts w:ascii="Arial Narrow" w:eastAsia="Arial Unicode MS" w:hAnsi="Arial Narrow" w:cs="Arial Unicode MS"/>
          <w:lang w:val="es-MX"/>
        </w:rPr>
        <w:t xml:space="preserve"> si es que los tiene</w:t>
      </w:r>
      <w:r w:rsidRPr="00BC4ABD">
        <w:rPr>
          <w:rFonts w:ascii="Arial Narrow" w:eastAsia="Arial Unicode MS" w:hAnsi="Arial Narrow" w:cs="Arial Unicode MS"/>
          <w:lang w:val="es-MX"/>
        </w:rPr>
        <w:t xml:space="preserve">, representantes, apoderados, asesores, técnicos o cualquier otra persona vinculada a </w:t>
      </w:r>
      <w:r>
        <w:rPr>
          <w:rFonts w:ascii="Arial Narrow" w:eastAsia="Arial Unicode MS" w:hAnsi="Arial Narrow" w:cs="Arial Unicode MS"/>
          <w:lang w:val="es-MX"/>
        </w:rPr>
        <w:t xml:space="preserve"> mi, </w:t>
      </w:r>
      <w:r w:rsidRPr="00BC4ABD">
        <w:rPr>
          <w:rFonts w:ascii="Arial Narrow" w:eastAsia="Arial Unicode MS" w:hAnsi="Arial Narrow" w:cs="Arial Unicode MS"/>
          <w:lang w:val="es-MX"/>
        </w:rPr>
        <w:t>o que lo hubiere estado a partir de la fecha de la firma del presente contrato.</w:t>
      </w:r>
    </w:p>
    <w:p w14:paraId="663811B4" w14:textId="77777777" w:rsidR="009C526F" w:rsidRPr="009C526F" w:rsidRDefault="009C526F" w:rsidP="000D4B09">
      <w:pPr>
        <w:jc w:val="both"/>
        <w:rPr>
          <w:rFonts w:ascii="Arial Narrow" w:hAnsi="Arial Narrow"/>
          <w:lang w:val="es-ES"/>
        </w:rPr>
      </w:pPr>
    </w:p>
    <w:p w14:paraId="31866177" w14:textId="7E7911C7" w:rsidR="00C764F4" w:rsidRPr="0091467E" w:rsidRDefault="00D56859" w:rsidP="000D4B09">
      <w:pPr>
        <w:jc w:val="both"/>
        <w:rPr>
          <w:rFonts w:ascii="Arial Narrow" w:hAnsi="Arial Narrow"/>
          <w:lang w:val="es-ES"/>
        </w:rPr>
      </w:pPr>
      <w:r w:rsidRPr="0091467E">
        <w:rPr>
          <w:rFonts w:ascii="Arial Narrow" w:hAnsi="Arial Narrow"/>
          <w:lang w:val="es-ES"/>
        </w:rPr>
        <w:t xml:space="preserve">Reconozco que </w:t>
      </w:r>
      <w:r w:rsidR="00BC170E" w:rsidRPr="00897B77">
        <w:rPr>
          <w:rFonts w:ascii="Arial Narrow" w:hAnsi="Arial Narrow"/>
          <w:lang w:val="es-ES"/>
        </w:rPr>
        <w:t xml:space="preserve"> </w:t>
      </w:r>
      <w:r w:rsidR="00F954DA" w:rsidRPr="00897B77">
        <w:rPr>
          <w:rFonts w:ascii="Arial Narrow" w:hAnsi="Arial Narrow"/>
          <w:lang w:val="es-ES"/>
        </w:rPr>
        <w:t>al amparo del</w:t>
      </w:r>
      <w:r w:rsidR="00BC170E" w:rsidRPr="00897B77">
        <w:rPr>
          <w:rFonts w:ascii="Arial Narrow" w:hAnsi="Arial Narrow"/>
          <w:lang w:val="es-ES"/>
        </w:rPr>
        <w:t xml:space="preserve"> contrato firmado entre </w:t>
      </w:r>
      <w:r w:rsidR="00F954DA" w:rsidRPr="0091467E">
        <w:rPr>
          <w:rFonts w:ascii="Arial Narrow" w:hAnsi="Arial Narrow"/>
          <w:lang w:val="es-ES"/>
        </w:rPr>
        <w:t xml:space="preserve">PRIMO AUDIOVISUAL, S.A. DE C.V.,  </w:t>
      </w:r>
      <w:r w:rsidR="00BC170E" w:rsidRPr="00897B77">
        <w:rPr>
          <w:rFonts w:ascii="Arial Narrow" w:hAnsi="Arial Narrow"/>
          <w:lang w:val="es-ES"/>
        </w:rPr>
        <w:t xml:space="preserve"> y el suscrito</w:t>
      </w:r>
      <w:r w:rsidR="00F954DA" w:rsidRPr="00897B77">
        <w:rPr>
          <w:rFonts w:ascii="Arial Narrow" w:hAnsi="Arial Narrow"/>
          <w:lang w:val="es-ES"/>
        </w:rPr>
        <w:t xml:space="preserve">,  no </w:t>
      </w:r>
      <w:r w:rsidR="00E56037" w:rsidRPr="00897B77">
        <w:rPr>
          <w:rFonts w:ascii="Arial Narrow" w:hAnsi="Arial Narrow"/>
          <w:lang w:val="es-ES"/>
        </w:rPr>
        <w:t>tendré</w:t>
      </w:r>
      <w:r w:rsidR="00F954DA" w:rsidRPr="00897B77">
        <w:rPr>
          <w:rFonts w:ascii="Arial Narrow" w:hAnsi="Arial Narrow"/>
          <w:lang w:val="es-ES"/>
        </w:rPr>
        <w:t xml:space="preserve"> tema alguno que reclamar respecto de los derechos de auto</w:t>
      </w:r>
      <w:r w:rsidR="008B0A1E">
        <w:rPr>
          <w:rFonts w:ascii="Arial Narrow" w:hAnsi="Arial Narrow"/>
          <w:lang w:val="es-ES"/>
        </w:rPr>
        <w:t>r</w:t>
      </w:r>
      <w:r w:rsidR="00F954DA" w:rsidRPr="00897B77">
        <w:rPr>
          <w:rFonts w:ascii="Arial Narrow" w:hAnsi="Arial Narrow"/>
          <w:lang w:val="es-ES"/>
        </w:rPr>
        <w:t xml:space="preserve">, y demás temas creativos de la empresa, salvaguardando los derecho de la empresa en la que solo  colaboro  como prestador independiente </w:t>
      </w:r>
      <w:r w:rsidR="0091467E" w:rsidRPr="00897B77">
        <w:rPr>
          <w:rFonts w:ascii="Arial Narrow" w:hAnsi="Arial Narrow"/>
          <w:lang w:val="es-ES"/>
        </w:rPr>
        <w:t xml:space="preserve">en términos de lo </w:t>
      </w:r>
      <w:r w:rsidR="00FB17D9">
        <w:rPr>
          <w:rFonts w:ascii="Arial Narrow" w:hAnsi="Arial Narrow"/>
          <w:lang w:val="es-ES"/>
        </w:rPr>
        <w:t xml:space="preserve">que </w:t>
      </w:r>
      <w:r w:rsidR="0091467E" w:rsidRPr="00897B77">
        <w:rPr>
          <w:rFonts w:ascii="Arial Narrow" w:hAnsi="Arial Narrow"/>
          <w:lang w:val="es-ES"/>
        </w:rPr>
        <w:t xml:space="preserve">señala en el contrato que nos une. </w:t>
      </w:r>
    </w:p>
    <w:p w14:paraId="7AFCDB87" w14:textId="517EC6B9" w:rsidR="00D56859" w:rsidRPr="009C526F" w:rsidRDefault="00D56859" w:rsidP="000D4B09">
      <w:pPr>
        <w:jc w:val="both"/>
        <w:rPr>
          <w:rFonts w:ascii="Arial Narrow" w:hAnsi="Arial Narrow"/>
          <w:lang w:val="es-ES"/>
        </w:rPr>
      </w:pPr>
    </w:p>
    <w:p w14:paraId="079A8AA4" w14:textId="51A45FF8" w:rsidR="00D56859" w:rsidRPr="009C526F" w:rsidRDefault="00D56859" w:rsidP="000D4B09">
      <w:pPr>
        <w:jc w:val="both"/>
        <w:rPr>
          <w:rFonts w:ascii="Arial Narrow" w:hAnsi="Arial Narrow"/>
          <w:lang w:val="es-ES"/>
        </w:rPr>
      </w:pPr>
      <w:r w:rsidRPr="009C526F">
        <w:rPr>
          <w:rFonts w:ascii="Arial Narrow" w:hAnsi="Arial Narrow"/>
          <w:lang w:val="es-ES"/>
        </w:rPr>
        <w:t>Finalmente</w:t>
      </w:r>
      <w:r w:rsidR="002C3163">
        <w:rPr>
          <w:rFonts w:ascii="Arial Narrow" w:hAnsi="Arial Narrow"/>
          <w:lang w:val="es-ES"/>
        </w:rPr>
        <w:t xml:space="preserve"> se </w:t>
      </w:r>
      <w:r w:rsidRPr="009C526F">
        <w:rPr>
          <w:rFonts w:ascii="Arial Narrow" w:hAnsi="Arial Narrow"/>
          <w:lang w:val="es-ES"/>
        </w:rPr>
        <w:t xml:space="preserve"> que dentro de todos los pagos hechos a mi persona por parte de la Empresa y </w:t>
      </w:r>
      <w:r w:rsidR="002C3163">
        <w:rPr>
          <w:rFonts w:ascii="Arial Narrow" w:hAnsi="Arial Narrow"/>
          <w:lang w:val="es-ES"/>
        </w:rPr>
        <w:t xml:space="preserve"> el </w:t>
      </w:r>
      <w:r w:rsidRPr="009C526F">
        <w:rPr>
          <w:rFonts w:ascii="Arial Narrow" w:hAnsi="Arial Narrow"/>
          <w:lang w:val="es-ES"/>
        </w:rPr>
        <w:t>haberlos recibido, constituye la aceptación de las obligaciones y restricciones que asumo y ratifico conforme a la presente, pues entiendo son razonables y necesarias para proteger los negocios e intereses de la Empresa y/o de sus clientes.</w:t>
      </w:r>
    </w:p>
    <w:p w14:paraId="3D1A67ED" w14:textId="77777777" w:rsidR="009C526F" w:rsidRPr="009C526F" w:rsidRDefault="009C526F" w:rsidP="000D4B09">
      <w:pPr>
        <w:jc w:val="both"/>
        <w:rPr>
          <w:rFonts w:ascii="Arial Narrow" w:hAnsi="Arial Narrow"/>
          <w:lang w:val="es-ES"/>
        </w:rPr>
      </w:pPr>
    </w:p>
    <w:p w14:paraId="29150AFC" w14:textId="415DA9B3" w:rsidR="00D56859" w:rsidRDefault="00D56859" w:rsidP="000D4B09">
      <w:pPr>
        <w:jc w:val="both"/>
        <w:rPr>
          <w:rFonts w:ascii="Arial Narrow" w:hAnsi="Arial Narrow"/>
          <w:lang w:val="es-ES"/>
        </w:rPr>
      </w:pPr>
      <w:r w:rsidRPr="009C526F">
        <w:rPr>
          <w:rFonts w:ascii="Arial Narrow" w:hAnsi="Arial Narrow"/>
          <w:lang w:val="es-ES"/>
        </w:rPr>
        <w:t xml:space="preserve">Para todo lo relativo a la interpretación, cumplimiento y ejecución de las obligaciones antes mencionadas </w:t>
      </w:r>
      <w:r w:rsidR="0091467E">
        <w:rPr>
          <w:rFonts w:ascii="Arial Narrow" w:hAnsi="Arial Narrow"/>
          <w:lang w:val="es-ES"/>
        </w:rPr>
        <w:t xml:space="preserve"> ambas partes nos apegaremos a </w:t>
      </w:r>
      <w:r w:rsidRPr="009C526F">
        <w:rPr>
          <w:rFonts w:ascii="Arial Narrow" w:hAnsi="Arial Narrow"/>
          <w:lang w:val="es-ES"/>
        </w:rPr>
        <w:t xml:space="preserve"> las leyes vigentes de la Ciudad de México; mientras que cualquier, litigio, controversia o </w:t>
      </w:r>
      <w:r w:rsidR="00405E95" w:rsidRPr="009C526F">
        <w:rPr>
          <w:rFonts w:ascii="Arial Narrow" w:hAnsi="Arial Narrow"/>
          <w:lang w:val="es-ES"/>
        </w:rPr>
        <w:t>disputa</w:t>
      </w:r>
      <w:r w:rsidRPr="009C526F">
        <w:rPr>
          <w:rFonts w:ascii="Arial Narrow" w:hAnsi="Arial Narrow"/>
          <w:lang w:val="es-ES"/>
        </w:rPr>
        <w:t xml:space="preserve"> surgida en virtud</w:t>
      </w:r>
      <w:r w:rsidR="00405E95" w:rsidRPr="009C526F">
        <w:rPr>
          <w:rFonts w:ascii="Arial Narrow" w:hAnsi="Arial Narrow"/>
          <w:lang w:val="es-ES"/>
        </w:rPr>
        <w:t xml:space="preserve"> de, con relación a o con respecto al presente, su incumplimiento, terminación o invalidez, deberá ser resuelta mediante arbitraje de acuerdo al Reglamento de Arbitraje de la Cámara Nacional de Comercio de la Ciudad de México que esté vig</w:t>
      </w:r>
      <w:r w:rsidR="00D243EB">
        <w:rPr>
          <w:rFonts w:ascii="Arial Narrow" w:hAnsi="Arial Narrow"/>
          <w:lang w:val="es-ES"/>
        </w:rPr>
        <w:t>ente al momento del arbitraje, l</w:t>
      </w:r>
      <w:r w:rsidR="00405E95" w:rsidRPr="009C526F">
        <w:rPr>
          <w:rFonts w:ascii="Arial Narrow" w:hAnsi="Arial Narrow"/>
          <w:lang w:val="es-ES"/>
        </w:rPr>
        <w:t xml:space="preserve">a sede del arbitraje será la Ciudad de México y será conducido en </w:t>
      </w:r>
      <w:r w:rsidR="002E5CB0">
        <w:rPr>
          <w:rFonts w:ascii="Arial Narrow" w:hAnsi="Arial Narrow"/>
          <w:lang w:val="es-ES"/>
        </w:rPr>
        <w:t xml:space="preserve">el idioma </w:t>
      </w:r>
      <w:r w:rsidR="00405E95" w:rsidRPr="009C526F">
        <w:rPr>
          <w:rFonts w:ascii="Arial Narrow" w:hAnsi="Arial Narrow"/>
          <w:lang w:val="es-ES"/>
        </w:rPr>
        <w:t xml:space="preserve">español. El arbitraje será dirigido por un árbitro único, nombrado conforme a </w:t>
      </w:r>
      <w:r w:rsidR="00D243EB">
        <w:rPr>
          <w:rFonts w:ascii="Arial Narrow" w:hAnsi="Arial Narrow"/>
          <w:lang w:val="es-ES"/>
        </w:rPr>
        <w:t>dicho</w:t>
      </w:r>
      <w:r w:rsidR="00405E95" w:rsidRPr="009C526F">
        <w:rPr>
          <w:rFonts w:ascii="Arial Narrow" w:hAnsi="Arial Narrow"/>
          <w:lang w:val="es-ES"/>
        </w:rPr>
        <w:t xml:space="preserve"> Reglamento.</w:t>
      </w:r>
      <w:r w:rsidR="002E5CB0">
        <w:rPr>
          <w:rFonts w:ascii="Arial Narrow" w:hAnsi="Arial Narrow"/>
          <w:lang w:val="es-ES"/>
        </w:rPr>
        <w:t xml:space="preserve"> Dejando a las partes después de agotado el Arbitraje, en libertad de ejercitar las acciones que consideren prudentes,  para cualquier controversia </w:t>
      </w:r>
    </w:p>
    <w:p w14:paraId="28E374C9" w14:textId="706AC31A" w:rsidR="002C3163" w:rsidRDefault="002C3163" w:rsidP="000D4B09">
      <w:pPr>
        <w:jc w:val="both"/>
        <w:rPr>
          <w:rFonts w:ascii="Arial Narrow" w:hAnsi="Arial Narrow"/>
          <w:lang w:val="es-ES"/>
        </w:rPr>
      </w:pPr>
    </w:p>
    <w:p w14:paraId="4ACBB90D" w14:textId="77777777" w:rsidR="002C3163" w:rsidRPr="009C526F" w:rsidRDefault="002C3163" w:rsidP="000D4B09">
      <w:pPr>
        <w:jc w:val="both"/>
        <w:rPr>
          <w:rFonts w:ascii="Arial Narrow" w:hAnsi="Arial Narrow"/>
          <w:lang w:val="es-ES"/>
        </w:rPr>
      </w:pPr>
    </w:p>
    <w:p w14:paraId="075CC35A" w14:textId="0CBF19D5" w:rsidR="00405E95" w:rsidRPr="009C526F" w:rsidRDefault="00405E95" w:rsidP="00C764F4">
      <w:pPr>
        <w:rPr>
          <w:rFonts w:ascii="Arial Narrow" w:hAnsi="Arial Narrow"/>
          <w:lang w:val="es-ES"/>
        </w:rPr>
      </w:pPr>
    </w:p>
    <w:p w14:paraId="1A4EB475" w14:textId="414408BA" w:rsidR="00405E95" w:rsidRPr="009C526F" w:rsidRDefault="00405E95" w:rsidP="00C764F4">
      <w:pPr>
        <w:rPr>
          <w:rFonts w:ascii="Arial Narrow" w:hAnsi="Arial Narrow"/>
          <w:b/>
          <w:bCs/>
          <w:lang w:val="es-ES"/>
        </w:rPr>
      </w:pPr>
      <w:r w:rsidRPr="009C526F">
        <w:rPr>
          <w:rFonts w:ascii="Arial Narrow" w:hAnsi="Arial Narrow"/>
          <w:b/>
          <w:bCs/>
          <w:lang w:val="es-ES"/>
        </w:rPr>
        <w:t>Atentamente</w:t>
      </w:r>
    </w:p>
    <w:p w14:paraId="15C622C1" w14:textId="6D2FFA6A" w:rsidR="00405E95" w:rsidRPr="009C526F" w:rsidRDefault="00405E95" w:rsidP="00C764F4">
      <w:pPr>
        <w:rPr>
          <w:rFonts w:ascii="Arial Narrow" w:hAnsi="Arial Narrow"/>
          <w:lang w:val="es-ES"/>
        </w:rPr>
      </w:pPr>
    </w:p>
    <w:p w14:paraId="64A69D1B" w14:textId="66E60486" w:rsidR="00405E95" w:rsidRPr="009C526F" w:rsidRDefault="00405E95" w:rsidP="00C764F4">
      <w:pPr>
        <w:rPr>
          <w:rFonts w:ascii="Arial Narrow" w:hAnsi="Arial Narrow"/>
          <w:lang w:val="es-ES"/>
        </w:rPr>
      </w:pPr>
    </w:p>
    <w:p w14:paraId="21488237" w14:textId="75B84348" w:rsidR="00405E95" w:rsidRPr="009C526F" w:rsidRDefault="00405E95" w:rsidP="00C764F4">
      <w:pPr>
        <w:rPr>
          <w:rFonts w:ascii="Arial Narrow" w:hAnsi="Arial Narrow"/>
          <w:lang w:val="es-ES"/>
        </w:rPr>
      </w:pPr>
    </w:p>
    <w:p w14:paraId="3E5426A0" w14:textId="77777777" w:rsidR="00405E95" w:rsidRPr="00CA7D24" w:rsidDel="00947B1E" w:rsidRDefault="00405E95">
      <w:pPr>
        <w:rPr>
          <w:del w:id="0" w:author="jorge luis mendez herrera" w:date="2022-02-24T00:28:00Z"/>
          <w:rFonts w:ascii="Arial Narrow" w:hAnsi="Arial Narrow"/>
          <w:lang w:val="es-MX"/>
        </w:rPr>
      </w:pPr>
      <w:r w:rsidRPr="009C526F">
        <w:rPr>
          <w:rFonts w:ascii="Arial Narrow" w:hAnsi="Arial Narrow"/>
          <w:lang w:val="es-ES"/>
        </w:rPr>
        <w:t>____________________</w:t>
      </w:r>
      <w:del w:id="1" w:author="jorge luis mendez herrera" w:date="2022-02-24T00:28:00Z">
        <w:r w:rsidRPr="009C526F" w:rsidDel="00947B1E">
          <w:rPr>
            <w:rFonts w:ascii="Arial Narrow" w:hAnsi="Arial Narrow"/>
            <w:lang w:val="es-ES"/>
          </w:rPr>
          <w:delText>____________</w:delText>
        </w:r>
      </w:del>
    </w:p>
    <w:p w14:paraId="415815F2" w14:textId="3D5A8BA3" w:rsidR="00405E95" w:rsidRPr="009C526F" w:rsidDel="00947B1E" w:rsidRDefault="00405E95" w:rsidP="00C764F4">
      <w:pPr>
        <w:rPr>
          <w:del w:id="2" w:author="jorge luis mendez herrera" w:date="2022-02-24T00:28:00Z"/>
          <w:rFonts w:ascii="Arial Narrow" w:hAnsi="Arial Narrow"/>
          <w:lang w:val="es-ES"/>
        </w:rPr>
      </w:pPr>
    </w:p>
    <w:p w14:paraId="55ABCFF2" w14:textId="105E61A1" w:rsidR="00405E95" w:rsidRPr="009C526F" w:rsidDel="00947B1E" w:rsidRDefault="00FB17D9" w:rsidP="00C764F4">
      <w:pPr>
        <w:rPr>
          <w:del w:id="3" w:author="jorge luis mendez herrera" w:date="2022-02-24T00:28:00Z"/>
          <w:rFonts w:ascii="Arial Narrow" w:hAnsi="Arial Narrow"/>
          <w:b/>
          <w:bCs/>
          <w:lang w:val="es-ES"/>
        </w:rPr>
      </w:pPr>
      <w:ins w:id="4" w:author="jorge luis mendez herrera" w:date="2022-02-24T00:52:00Z">
        <w:r>
          <w:rPr>
            <w:rFonts w:ascii="Arial Narrow" w:hAnsi="Arial Narrow"/>
            <w:b/>
            <w:bCs/>
            <w:lang w:val="es-ES"/>
          </w:rPr>
          <w:t xml:space="preserve">Firma </w:t>
        </w:r>
      </w:ins>
      <w:r>
        <w:rPr>
          <w:rFonts w:ascii="Arial Narrow" w:hAnsi="Arial Narrow"/>
          <w:b/>
          <w:bCs/>
          <w:lang w:val="es-ES"/>
        </w:rPr>
        <w:t>:</w:t>
      </w:r>
    </w:p>
    <w:p w14:paraId="3A3A12DB" w14:textId="60F23805" w:rsidR="00405E95" w:rsidRPr="009C526F" w:rsidDel="00947B1E" w:rsidRDefault="00405E95" w:rsidP="00C764F4">
      <w:pPr>
        <w:rPr>
          <w:del w:id="5" w:author="jorge luis mendez herrera" w:date="2022-02-24T00:28:00Z"/>
          <w:rFonts w:ascii="Arial Narrow" w:hAnsi="Arial Narrow"/>
          <w:b/>
          <w:bCs/>
          <w:lang w:val="es-ES"/>
        </w:rPr>
      </w:pPr>
    </w:p>
    <w:p w14:paraId="03E172A6" w14:textId="57A32180" w:rsidR="00405E95" w:rsidRDefault="00FB17D9" w:rsidP="00C764F4">
      <w:pPr>
        <w:rPr>
          <w:rFonts w:ascii="Arial Narrow" w:hAnsi="Arial Narrow"/>
          <w:b/>
          <w:bCs/>
          <w:lang w:val="es-ES"/>
        </w:rPr>
      </w:pPr>
      <w:r>
        <w:rPr>
          <w:rFonts w:ascii="Arial Narrow" w:hAnsi="Arial Narrow"/>
          <w:b/>
          <w:bCs/>
          <w:lang w:val="es-ES"/>
        </w:rPr>
        <w:t xml:space="preserve">Nombre: </w:t>
      </w:r>
    </w:p>
    <w:p w14:paraId="2848FF59" w14:textId="77777777" w:rsidR="00FB17D9" w:rsidRPr="009C526F" w:rsidDel="00FB17D9" w:rsidRDefault="00FB17D9" w:rsidP="00C764F4">
      <w:pPr>
        <w:rPr>
          <w:del w:id="6" w:author="jorge luis mendez herrera" w:date="2022-02-24T00:53:00Z"/>
          <w:rFonts w:ascii="Arial Narrow" w:hAnsi="Arial Narrow"/>
          <w:b/>
          <w:bCs/>
          <w:lang w:val="es-ES"/>
        </w:rPr>
      </w:pPr>
    </w:p>
    <w:p w14:paraId="03A9FC3C" w14:textId="05ABE99F" w:rsidR="00CA7D24" w:rsidRPr="00E56037" w:rsidRDefault="00405E95" w:rsidP="00C764F4">
      <w:pPr>
        <w:rPr>
          <w:rFonts w:ascii="Arial Narrow" w:hAnsi="Arial Narrow"/>
          <w:b/>
          <w:bCs/>
          <w:lang w:val="es-ES"/>
        </w:rPr>
      </w:pPr>
      <w:r w:rsidRPr="009C526F">
        <w:rPr>
          <w:rFonts w:ascii="Arial Narrow" w:hAnsi="Arial Narrow"/>
          <w:b/>
          <w:bCs/>
          <w:lang w:val="es-ES"/>
        </w:rPr>
        <w:t>Fecha:</w:t>
      </w:r>
      <w:bookmarkStart w:id="7" w:name="_GoBack"/>
      <w:bookmarkEnd w:id="7"/>
    </w:p>
    <w:sectPr w:rsidR="00CA7D24" w:rsidRPr="00E56037" w:rsidSect="000D4B09">
      <w:footerReference w:type="default" r:id="rId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C1485B" w16cex:dateUtc="2022-02-24T05: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558FB2" w16cid:durableId="25C1485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FF7B24" w14:textId="77777777" w:rsidR="009755C1" w:rsidRDefault="009755C1" w:rsidP="000D4B09">
      <w:r>
        <w:separator/>
      </w:r>
    </w:p>
  </w:endnote>
  <w:endnote w:type="continuationSeparator" w:id="0">
    <w:p w14:paraId="6C0FD438" w14:textId="77777777" w:rsidR="009755C1" w:rsidRDefault="009755C1" w:rsidP="000D4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214693" w14:textId="485426AA" w:rsidR="000D4B09" w:rsidRPr="00CA7D24" w:rsidRDefault="000D4B09" w:rsidP="000D4B09">
    <w:pPr>
      <w:pStyle w:val="Piedepgina"/>
      <w:jc w:val="center"/>
      <w:rPr>
        <w:rFonts w:ascii="Malgun Gothic" w:eastAsia="Malgun Gothic" w:hAnsi="Malgun Gothic"/>
        <w:sz w:val="20"/>
        <w:lang w:val="es-MX"/>
      </w:rPr>
    </w:pPr>
    <w:r w:rsidRPr="00CA7D24">
      <w:rPr>
        <w:rFonts w:ascii="Malgun Gothic" w:eastAsia="Malgun Gothic" w:hAnsi="Malgun Gothic"/>
        <w:sz w:val="20"/>
        <w:lang w:val="es-MX"/>
      </w:rPr>
      <w:t>PRIMO AUDIOVISUAL, S.A</w:t>
    </w:r>
    <w:r w:rsidR="005B79CF" w:rsidRPr="00CA7D24">
      <w:rPr>
        <w:rFonts w:ascii="Malgun Gothic" w:eastAsia="Malgun Gothic" w:hAnsi="Malgun Gothic"/>
        <w:sz w:val="20"/>
        <w:lang w:val="es-MX"/>
      </w:rPr>
      <w:t>.</w:t>
    </w:r>
    <w:r w:rsidRPr="00CA7D24">
      <w:rPr>
        <w:rFonts w:ascii="Malgun Gothic" w:eastAsia="Malgun Gothic" w:hAnsi="Malgun Gothic"/>
        <w:sz w:val="20"/>
        <w:lang w:val="es-MX"/>
      </w:rPr>
      <w:t xml:space="preserve"> DE C.V.</w:t>
    </w:r>
  </w:p>
  <w:p w14:paraId="450276EB" w14:textId="68B7337C" w:rsidR="000D4B09" w:rsidRPr="000D4B09" w:rsidRDefault="000D4B09" w:rsidP="000D4B09">
    <w:pPr>
      <w:pStyle w:val="Piedepgina"/>
      <w:jc w:val="center"/>
      <w:rPr>
        <w:rFonts w:ascii="Malgun Gothic" w:eastAsia="Malgun Gothic" w:hAnsi="Malgun Gothic"/>
        <w:sz w:val="20"/>
      </w:rPr>
    </w:pPr>
    <w:r w:rsidRPr="00CA7D24">
      <w:rPr>
        <w:rFonts w:ascii="Malgun Gothic" w:eastAsia="Malgun Gothic" w:hAnsi="Malgun Gothic"/>
        <w:sz w:val="16"/>
        <w:lang w:val="es-MX"/>
      </w:rPr>
      <w:t xml:space="preserve">TORCUATO TASSO 245 D.404, POLANCO V SECCION, MIGUEL HIDALGO, CDMX. </w:t>
    </w:r>
    <w:r w:rsidRPr="000D4B09">
      <w:rPr>
        <w:rFonts w:ascii="Malgun Gothic" w:eastAsia="Malgun Gothic" w:hAnsi="Malgun Gothic"/>
        <w:sz w:val="16"/>
      </w:rPr>
      <w:t>CP11560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3F71F1" w14:textId="77777777" w:rsidR="009755C1" w:rsidRDefault="009755C1" w:rsidP="000D4B09">
      <w:r>
        <w:separator/>
      </w:r>
    </w:p>
  </w:footnote>
  <w:footnote w:type="continuationSeparator" w:id="0">
    <w:p w14:paraId="463D8D87" w14:textId="77777777" w:rsidR="009755C1" w:rsidRDefault="009755C1" w:rsidP="000D4B0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6953879"/>
    <w:multiLevelType w:val="hybridMultilevel"/>
    <w:tmpl w:val="FD96025A"/>
    <w:lvl w:ilvl="0" w:tplc="856AA8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orge luis mendez herrera">
    <w15:presenceInfo w15:providerId="None" w15:userId="jorge luis mendez herr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62E"/>
    <w:rsid w:val="00087209"/>
    <w:rsid w:val="00092D43"/>
    <w:rsid w:val="000D4B09"/>
    <w:rsid w:val="001238F3"/>
    <w:rsid w:val="002C3163"/>
    <w:rsid w:val="002E5CB0"/>
    <w:rsid w:val="0031276A"/>
    <w:rsid w:val="003666CD"/>
    <w:rsid w:val="003B5C55"/>
    <w:rsid w:val="003C462E"/>
    <w:rsid w:val="003F2394"/>
    <w:rsid w:val="003F3E2F"/>
    <w:rsid w:val="00405E95"/>
    <w:rsid w:val="004624FC"/>
    <w:rsid w:val="004E685F"/>
    <w:rsid w:val="005403DF"/>
    <w:rsid w:val="00596C26"/>
    <w:rsid w:val="005B79CF"/>
    <w:rsid w:val="0078733F"/>
    <w:rsid w:val="00795908"/>
    <w:rsid w:val="007E50A4"/>
    <w:rsid w:val="007F2CF9"/>
    <w:rsid w:val="00897B77"/>
    <w:rsid w:val="008B0A1E"/>
    <w:rsid w:val="008D10EA"/>
    <w:rsid w:val="0091467E"/>
    <w:rsid w:val="00947B1E"/>
    <w:rsid w:val="009755C1"/>
    <w:rsid w:val="0099638F"/>
    <w:rsid w:val="009C526F"/>
    <w:rsid w:val="00A2465A"/>
    <w:rsid w:val="00AB5E0B"/>
    <w:rsid w:val="00B31D50"/>
    <w:rsid w:val="00B36EFC"/>
    <w:rsid w:val="00B83B5E"/>
    <w:rsid w:val="00BC170E"/>
    <w:rsid w:val="00C74C22"/>
    <w:rsid w:val="00C764F4"/>
    <w:rsid w:val="00CA7D24"/>
    <w:rsid w:val="00D02F6F"/>
    <w:rsid w:val="00D243EB"/>
    <w:rsid w:val="00D56859"/>
    <w:rsid w:val="00D94EB9"/>
    <w:rsid w:val="00E56037"/>
    <w:rsid w:val="00F46DD9"/>
    <w:rsid w:val="00F954DA"/>
    <w:rsid w:val="00FB1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7DB94F"/>
  <w15:docId w15:val="{95AACC49-AE60-CE4B-9FB3-0041C7049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C46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1276A"/>
    <w:pPr>
      <w:ind w:left="720"/>
      <w:contextualSpacing/>
    </w:pPr>
  </w:style>
  <w:style w:type="paragraph" w:styleId="Encabezado">
    <w:name w:val="header"/>
    <w:basedOn w:val="Normal"/>
    <w:link w:val="EncabezadoCar"/>
    <w:uiPriority w:val="99"/>
    <w:unhideWhenUsed/>
    <w:rsid w:val="000D4B09"/>
    <w:pPr>
      <w:tabs>
        <w:tab w:val="center" w:pos="4419"/>
        <w:tab w:val="right" w:pos="8838"/>
      </w:tabs>
    </w:pPr>
  </w:style>
  <w:style w:type="character" w:customStyle="1" w:styleId="EncabezadoCar">
    <w:name w:val="Encabezado Car"/>
    <w:basedOn w:val="Fuentedeprrafopredeter"/>
    <w:link w:val="Encabezado"/>
    <w:uiPriority w:val="99"/>
    <w:rsid w:val="000D4B09"/>
  </w:style>
  <w:style w:type="paragraph" w:styleId="Piedepgina">
    <w:name w:val="footer"/>
    <w:basedOn w:val="Normal"/>
    <w:link w:val="PiedepginaCar"/>
    <w:uiPriority w:val="99"/>
    <w:unhideWhenUsed/>
    <w:rsid w:val="000D4B09"/>
    <w:pPr>
      <w:tabs>
        <w:tab w:val="center" w:pos="4419"/>
        <w:tab w:val="right" w:pos="8838"/>
      </w:tabs>
    </w:pPr>
  </w:style>
  <w:style w:type="character" w:customStyle="1" w:styleId="PiedepginaCar">
    <w:name w:val="Pie de página Car"/>
    <w:basedOn w:val="Fuentedeprrafopredeter"/>
    <w:link w:val="Piedepgina"/>
    <w:uiPriority w:val="99"/>
    <w:rsid w:val="000D4B09"/>
  </w:style>
  <w:style w:type="paragraph" w:styleId="Revisin">
    <w:name w:val="Revision"/>
    <w:hidden/>
    <w:uiPriority w:val="99"/>
    <w:semiHidden/>
    <w:rsid w:val="00CA7D24"/>
  </w:style>
  <w:style w:type="character" w:styleId="Refdecomentario">
    <w:name w:val="annotation reference"/>
    <w:basedOn w:val="Fuentedeprrafopredeter"/>
    <w:uiPriority w:val="99"/>
    <w:semiHidden/>
    <w:unhideWhenUsed/>
    <w:rsid w:val="0091467E"/>
    <w:rPr>
      <w:sz w:val="16"/>
      <w:szCs w:val="16"/>
    </w:rPr>
  </w:style>
  <w:style w:type="paragraph" w:styleId="Textocomentario">
    <w:name w:val="annotation text"/>
    <w:basedOn w:val="Normal"/>
    <w:link w:val="TextocomentarioCar"/>
    <w:uiPriority w:val="99"/>
    <w:semiHidden/>
    <w:unhideWhenUsed/>
    <w:rsid w:val="0091467E"/>
    <w:rPr>
      <w:sz w:val="20"/>
      <w:szCs w:val="20"/>
    </w:rPr>
  </w:style>
  <w:style w:type="character" w:customStyle="1" w:styleId="TextocomentarioCar">
    <w:name w:val="Texto comentario Car"/>
    <w:basedOn w:val="Fuentedeprrafopredeter"/>
    <w:link w:val="Textocomentario"/>
    <w:uiPriority w:val="99"/>
    <w:semiHidden/>
    <w:rsid w:val="0091467E"/>
    <w:rPr>
      <w:sz w:val="20"/>
      <w:szCs w:val="20"/>
    </w:rPr>
  </w:style>
  <w:style w:type="paragraph" w:styleId="Asuntodelcomentario">
    <w:name w:val="annotation subject"/>
    <w:basedOn w:val="Textocomentario"/>
    <w:next w:val="Textocomentario"/>
    <w:link w:val="AsuntodelcomentarioCar"/>
    <w:uiPriority w:val="99"/>
    <w:semiHidden/>
    <w:unhideWhenUsed/>
    <w:rsid w:val="0091467E"/>
    <w:rPr>
      <w:b/>
      <w:bCs/>
    </w:rPr>
  </w:style>
  <w:style w:type="character" w:customStyle="1" w:styleId="AsuntodelcomentarioCar">
    <w:name w:val="Asunto del comentario Car"/>
    <w:basedOn w:val="TextocomentarioCar"/>
    <w:link w:val="Asuntodelcomentario"/>
    <w:uiPriority w:val="99"/>
    <w:semiHidden/>
    <w:rsid w:val="0091467E"/>
    <w:rPr>
      <w:b/>
      <w:bCs/>
      <w:sz w:val="20"/>
      <w:szCs w:val="20"/>
    </w:rPr>
  </w:style>
  <w:style w:type="paragraph" w:styleId="Textodeglobo">
    <w:name w:val="Balloon Text"/>
    <w:basedOn w:val="Normal"/>
    <w:link w:val="TextodegloboCar"/>
    <w:uiPriority w:val="99"/>
    <w:semiHidden/>
    <w:unhideWhenUsed/>
    <w:rsid w:val="00897B7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97B7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109CD-5A20-416A-817F-4093839FD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1537</Words>
  <Characters>8459</Characters>
  <Application>Microsoft Office Word</Application>
  <DocSecurity>0</DocSecurity>
  <Lines>70</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Romero Miranda</dc:creator>
  <cp:keywords/>
  <dc:description/>
  <cp:lastModifiedBy>usuario</cp:lastModifiedBy>
  <cp:revision>3</cp:revision>
  <dcterms:created xsi:type="dcterms:W3CDTF">2022-02-24T21:56:00Z</dcterms:created>
  <dcterms:modified xsi:type="dcterms:W3CDTF">2022-02-24T22:32:00Z</dcterms:modified>
</cp:coreProperties>
</file>